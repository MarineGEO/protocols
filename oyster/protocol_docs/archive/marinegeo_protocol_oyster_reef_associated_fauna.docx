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3F5DB" w14:textId="77777777" w:rsidR="00582612" w:rsidRDefault="00582612">
      <w:pPr>
        <w:spacing w:line="200" w:lineRule="exact"/>
        <w:rPr>
          <w:sz w:val="24"/>
          <w:szCs w:val="24"/>
        </w:rPr>
      </w:pPr>
      <w:bookmarkStart w:id="0" w:name="page1"/>
      <w:bookmarkEnd w:id="0"/>
    </w:p>
    <w:p w14:paraId="554BCA71" w14:textId="77777777" w:rsidR="00582612" w:rsidRDefault="00582612">
      <w:pPr>
        <w:spacing w:line="200" w:lineRule="exact"/>
        <w:rPr>
          <w:sz w:val="24"/>
          <w:szCs w:val="24"/>
        </w:rPr>
      </w:pPr>
    </w:p>
    <w:p w14:paraId="57A242DE" w14:textId="77777777" w:rsidR="00582612" w:rsidRDefault="00582612">
      <w:pPr>
        <w:spacing w:line="249" w:lineRule="exact"/>
        <w:rPr>
          <w:sz w:val="24"/>
          <w:szCs w:val="24"/>
        </w:rPr>
      </w:pPr>
    </w:p>
    <w:p w14:paraId="06EC151F" w14:textId="77777777" w:rsidR="00582612" w:rsidRDefault="00366E27">
      <w:pPr>
        <w:jc w:val="center"/>
        <w:rPr>
          <w:sz w:val="20"/>
          <w:szCs w:val="20"/>
        </w:rPr>
      </w:pPr>
      <w:r>
        <w:rPr>
          <w:rFonts w:ascii="Arial" w:eastAsia="Arial" w:hAnsi="Arial" w:cs="Arial"/>
          <w:sz w:val="34"/>
          <w:szCs w:val="34"/>
        </w:rPr>
        <w:t>Protocol: Oyster Reef Associated Fauna</w:t>
      </w:r>
    </w:p>
    <w:p w14:paraId="29F2EAE7" w14:textId="77777777" w:rsidR="00582612" w:rsidRDefault="00366E27">
      <w:pPr>
        <w:spacing w:line="20" w:lineRule="exact"/>
        <w:rPr>
          <w:sz w:val="24"/>
          <w:szCs w:val="24"/>
        </w:rPr>
      </w:pPr>
      <w:r>
        <w:rPr>
          <w:noProof/>
          <w:sz w:val="24"/>
          <w:szCs w:val="24"/>
        </w:rPr>
        <w:drawing>
          <wp:anchor distT="0" distB="0" distL="114300" distR="114300" simplePos="0" relativeHeight="251654144" behindDoc="1" locked="0" layoutInCell="0" allowOverlap="1" wp14:anchorId="34BDBAF2" wp14:editId="6DB997D9">
            <wp:simplePos x="0" y="0"/>
            <wp:positionH relativeFrom="column">
              <wp:posOffset>0</wp:posOffset>
            </wp:positionH>
            <wp:positionV relativeFrom="paragraph">
              <wp:posOffset>683895</wp:posOffset>
            </wp:positionV>
            <wp:extent cx="5943600" cy="45269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526915"/>
                    </a:xfrm>
                    <a:prstGeom prst="rect">
                      <a:avLst/>
                    </a:prstGeom>
                    <a:noFill/>
                  </pic:spPr>
                </pic:pic>
              </a:graphicData>
            </a:graphic>
          </wp:anchor>
        </w:drawing>
      </w:r>
    </w:p>
    <w:p w14:paraId="672A72F0" w14:textId="77777777" w:rsidR="00582612" w:rsidRDefault="00582612">
      <w:pPr>
        <w:spacing w:line="200" w:lineRule="exact"/>
        <w:rPr>
          <w:sz w:val="24"/>
          <w:szCs w:val="24"/>
        </w:rPr>
      </w:pPr>
    </w:p>
    <w:p w14:paraId="628844EA" w14:textId="77777777" w:rsidR="00582612" w:rsidRDefault="00582612">
      <w:pPr>
        <w:spacing w:line="200" w:lineRule="exact"/>
        <w:rPr>
          <w:sz w:val="24"/>
          <w:szCs w:val="24"/>
        </w:rPr>
      </w:pPr>
    </w:p>
    <w:p w14:paraId="20C8BC25" w14:textId="77777777" w:rsidR="00582612" w:rsidRDefault="00582612">
      <w:pPr>
        <w:spacing w:line="200" w:lineRule="exact"/>
        <w:rPr>
          <w:sz w:val="24"/>
          <w:szCs w:val="24"/>
        </w:rPr>
      </w:pPr>
    </w:p>
    <w:p w14:paraId="4FE6A9F0" w14:textId="77777777" w:rsidR="00582612" w:rsidRDefault="00582612">
      <w:pPr>
        <w:spacing w:line="200" w:lineRule="exact"/>
        <w:rPr>
          <w:sz w:val="24"/>
          <w:szCs w:val="24"/>
        </w:rPr>
      </w:pPr>
    </w:p>
    <w:p w14:paraId="5F123580" w14:textId="77777777" w:rsidR="00582612" w:rsidRDefault="00582612">
      <w:pPr>
        <w:spacing w:line="200" w:lineRule="exact"/>
        <w:rPr>
          <w:sz w:val="24"/>
          <w:szCs w:val="24"/>
        </w:rPr>
      </w:pPr>
    </w:p>
    <w:p w14:paraId="589B5D1E" w14:textId="77777777" w:rsidR="00582612" w:rsidRDefault="00582612">
      <w:pPr>
        <w:spacing w:line="200" w:lineRule="exact"/>
        <w:rPr>
          <w:sz w:val="24"/>
          <w:szCs w:val="24"/>
        </w:rPr>
      </w:pPr>
    </w:p>
    <w:p w14:paraId="5B503E22" w14:textId="77777777" w:rsidR="00582612" w:rsidRDefault="00582612">
      <w:pPr>
        <w:spacing w:line="200" w:lineRule="exact"/>
        <w:rPr>
          <w:sz w:val="24"/>
          <w:szCs w:val="24"/>
        </w:rPr>
      </w:pPr>
    </w:p>
    <w:p w14:paraId="306C9052" w14:textId="77777777" w:rsidR="00582612" w:rsidRDefault="00582612">
      <w:pPr>
        <w:spacing w:line="200" w:lineRule="exact"/>
        <w:rPr>
          <w:sz w:val="24"/>
          <w:szCs w:val="24"/>
        </w:rPr>
      </w:pPr>
    </w:p>
    <w:p w14:paraId="4FE957D4" w14:textId="77777777" w:rsidR="00582612" w:rsidRDefault="00582612">
      <w:pPr>
        <w:spacing w:line="200" w:lineRule="exact"/>
        <w:rPr>
          <w:sz w:val="24"/>
          <w:szCs w:val="24"/>
        </w:rPr>
      </w:pPr>
    </w:p>
    <w:p w14:paraId="45DB4924" w14:textId="77777777" w:rsidR="00582612" w:rsidRDefault="00582612">
      <w:pPr>
        <w:spacing w:line="200" w:lineRule="exact"/>
        <w:rPr>
          <w:sz w:val="24"/>
          <w:szCs w:val="24"/>
        </w:rPr>
      </w:pPr>
    </w:p>
    <w:p w14:paraId="0891BDDA" w14:textId="77777777" w:rsidR="00582612" w:rsidRDefault="00582612">
      <w:pPr>
        <w:spacing w:line="200" w:lineRule="exact"/>
        <w:rPr>
          <w:sz w:val="24"/>
          <w:szCs w:val="24"/>
        </w:rPr>
      </w:pPr>
    </w:p>
    <w:p w14:paraId="5A2D0A84" w14:textId="77777777" w:rsidR="00582612" w:rsidRDefault="00582612">
      <w:pPr>
        <w:spacing w:line="200" w:lineRule="exact"/>
        <w:rPr>
          <w:sz w:val="24"/>
          <w:szCs w:val="24"/>
        </w:rPr>
      </w:pPr>
    </w:p>
    <w:p w14:paraId="0CF95E3F" w14:textId="77777777" w:rsidR="00582612" w:rsidRDefault="00582612">
      <w:pPr>
        <w:spacing w:line="200" w:lineRule="exact"/>
        <w:rPr>
          <w:sz w:val="24"/>
          <w:szCs w:val="24"/>
        </w:rPr>
      </w:pPr>
    </w:p>
    <w:p w14:paraId="55A146C4" w14:textId="77777777" w:rsidR="00582612" w:rsidRDefault="00582612">
      <w:pPr>
        <w:spacing w:line="200" w:lineRule="exact"/>
        <w:rPr>
          <w:sz w:val="24"/>
          <w:szCs w:val="24"/>
        </w:rPr>
      </w:pPr>
    </w:p>
    <w:p w14:paraId="2724A9AB" w14:textId="77777777" w:rsidR="00582612" w:rsidRDefault="00582612">
      <w:pPr>
        <w:spacing w:line="200" w:lineRule="exact"/>
        <w:rPr>
          <w:sz w:val="24"/>
          <w:szCs w:val="24"/>
        </w:rPr>
      </w:pPr>
    </w:p>
    <w:p w14:paraId="448DBE24" w14:textId="77777777" w:rsidR="00582612" w:rsidRDefault="00582612">
      <w:pPr>
        <w:spacing w:line="200" w:lineRule="exact"/>
        <w:rPr>
          <w:sz w:val="24"/>
          <w:szCs w:val="24"/>
        </w:rPr>
      </w:pPr>
    </w:p>
    <w:p w14:paraId="0CC44DB0" w14:textId="77777777" w:rsidR="00582612" w:rsidRDefault="00582612">
      <w:pPr>
        <w:spacing w:line="200" w:lineRule="exact"/>
        <w:rPr>
          <w:sz w:val="24"/>
          <w:szCs w:val="24"/>
        </w:rPr>
      </w:pPr>
    </w:p>
    <w:p w14:paraId="61E50DE9" w14:textId="77777777" w:rsidR="00582612" w:rsidRDefault="00582612">
      <w:pPr>
        <w:spacing w:line="200" w:lineRule="exact"/>
        <w:rPr>
          <w:sz w:val="24"/>
          <w:szCs w:val="24"/>
        </w:rPr>
      </w:pPr>
    </w:p>
    <w:p w14:paraId="2B538D98" w14:textId="77777777" w:rsidR="00582612" w:rsidRDefault="00582612">
      <w:pPr>
        <w:spacing w:line="200" w:lineRule="exact"/>
        <w:rPr>
          <w:sz w:val="24"/>
          <w:szCs w:val="24"/>
        </w:rPr>
      </w:pPr>
    </w:p>
    <w:p w14:paraId="3F6BD3EA" w14:textId="77777777" w:rsidR="00582612" w:rsidRDefault="00582612">
      <w:pPr>
        <w:spacing w:line="200" w:lineRule="exact"/>
        <w:rPr>
          <w:sz w:val="24"/>
          <w:szCs w:val="24"/>
        </w:rPr>
      </w:pPr>
    </w:p>
    <w:p w14:paraId="26AD8DBA" w14:textId="77777777" w:rsidR="00582612" w:rsidRDefault="00582612">
      <w:pPr>
        <w:spacing w:line="200" w:lineRule="exact"/>
        <w:rPr>
          <w:sz w:val="24"/>
          <w:szCs w:val="24"/>
        </w:rPr>
      </w:pPr>
    </w:p>
    <w:p w14:paraId="6B22EA9D" w14:textId="77777777" w:rsidR="00582612" w:rsidRDefault="00582612">
      <w:pPr>
        <w:spacing w:line="200" w:lineRule="exact"/>
        <w:rPr>
          <w:sz w:val="24"/>
          <w:szCs w:val="24"/>
        </w:rPr>
      </w:pPr>
    </w:p>
    <w:p w14:paraId="358F8544" w14:textId="77777777" w:rsidR="00582612" w:rsidRDefault="00582612">
      <w:pPr>
        <w:spacing w:line="200" w:lineRule="exact"/>
        <w:rPr>
          <w:sz w:val="24"/>
          <w:szCs w:val="24"/>
        </w:rPr>
      </w:pPr>
    </w:p>
    <w:p w14:paraId="5DF861D6" w14:textId="77777777" w:rsidR="00582612" w:rsidRDefault="00582612">
      <w:pPr>
        <w:spacing w:line="200" w:lineRule="exact"/>
        <w:rPr>
          <w:sz w:val="24"/>
          <w:szCs w:val="24"/>
        </w:rPr>
      </w:pPr>
    </w:p>
    <w:p w14:paraId="1CCE2A4F" w14:textId="77777777" w:rsidR="00582612" w:rsidRDefault="00582612">
      <w:pPr>
        <w:spacing w:line="200" w:lineRule="exact"/>
        <w:rPr>
          <w:sz w:val="24"/>
          <w:szCs w:val="24"/>
        </w:rPr>
      </w:pPr>
    </w:p>
    <w:p w14:paraId="2C39CAD4" w14:textId="77777777" w:rsidR="00582612" w:rsidRDefault="00582612">
      <w:pPr>
        <w:spacing w:line="200" w:lineRule="exact"/>
        <w:rPr>
          <w:sz w:val="24"/>
          <w:szCs w:val="24"/>
        </w:rPr>
      </w:pPr>
    </w:p>
    <w:p w14:paraId="4026EE59" w14:textId="77777777" w:rsidR="00582612" w:rsidRDefault="00582612">
      <w:pPr>
        <w:spacing w:line="200" w:lineRule="exact"/>
        <w:rPr>
          <w:sz w:val="24"/>
          <w:szCs w:val="24"/>
        </w:rPr>
      </w:pPr>
    </w:p>
    <w:p w14:paraId="3092A32D" w14:textId="77777777" w:rsidR="00582612" w:rsidRDefault="00582612">
      <w:pPr>
        <w:spacing w:line="200" w:lineRule="exact"/>
        <w:rPr>
          <w:sz w:val="24"/>
          <w:szCs w:val="24"/>
        </w:rPr>
      </w:pPr>
    </w:p>
    <w:p w14:paraId="048ABCD5" w14:textId="77777777" w:rsidR="00582612" w:rsidRDefault="00582612">
      <w:pPr>
        <w:spacing w:line="200" w:lineRule="exact"/>
        <w:rPr>
          <w:sz w:val="24"/>
          <w:szCs w:val="24"/>
        </w:rPr>
      </w:pPr>
    </w:p>
    <w:p w14:paraId="597AF5CB" w14:textId="77777777" w:rsidR="00582612" w:rsidRDefault="00582612">
      <w:pPr>
        <w:spacing w:line="200" w:lineRule="exact"/>
        <w:rPr>
          <w:sz w:val="24"/>
          <w:szCs w:val="24"/>
        </w:rPr>
      </w:pPr>
    </w:p>
    <w:p w14:paraId="5D345259" w14:textId="77777777" w:rsidR="00582612" w:rsidRDefault="00582612">
      <w:pPr>
        <w:spacing w:line="200" w:lineRule="exact"/>
        <w:rPr>
          <w:sz w:val="24"/>
          <w:szCs w:val="24"/>
        </w:rPr>
      </w:pPr>
    </w:p>
    <w:p w14:paraId="3B4805DC" w14:textId="77777777" w:rsidR="00582612" w:rsidRDefault="00582612">
      <w:pPr>
        <w:spacing w:line="200" w:lineRule="exact"/>
        <w:rPr>
          <w:sz w:val="24"/>
          <w:szCs w:val="24"/>
        </w:rPr>
      </w:pPr>
    </w:p>
    <w:p w14:paraId="5515A77B" w14:textId="77777777" w:rsidR="00582612" w:rsidRDefault="00582612">
      <w:pPr>
        <w:spacing w:line="200" w:lineRule="exact"/>
        <w:rPr>
          <w:sz w:val="24"/>
          <w:szCs w:val="24"/>
        </w:rPr>
      </w:pPr>
    </w:p>
    <w:p w14:paraId="3AC6FC5D" w14:textId="77777777" w:rsidR="00582612" w:rsidRDefault="00582612">
      <w:pPr>
        <w:spacing w:line="200" w:lineRule="exact"/>
        <w:rPr>
          <w:sz w:val="24"/>
          <w:szCs w:val="24"/>
        </w:rPr>
      </w:pPr>
    </w:p>
    <w:p w14:paraId="7ECC5E16" w14:textId="77777777" w:rsidR="00582612" w:rsidRDefault="00582612">
      <w:pPr>
        <w:spacing w:line="200" w:lineRule="exact"/>
        <w:rPr>
          <w:sz w:val="24"/>
          <w:szCs w:val="24"/>
        </w:rPr>
      </w:pPr>
    </w:p>
    <w:p w14:paraId="01427E30" w14:textId="77777777" w:rsidR="00582612" w:rsidRDefault="00582612">
      <w:pPr>
        <w:spacing w:line="200" w:lineRule="exact"/>
        <w:rPr>
          <w:sz w:val="24"/>
          <w:szCs w:val="24"/>
        </w:rPr>
      </w:pPr>
    </w:p>
    <w:p w14:paraId="6EEFA537" w14:textId="77777777" w:rsidR="00582612" w:rsidRDefault="00582612">
      <w:pPr>
        <w:spacing w:line="200" w:lineRule="exact"/>
        <w:rPr>
          <w:sz w:val="24"/>
          <w:szCs w:val="24"/>
        </w:rPr>
      </w:pPr>
    </w:p>
    <w:p w14:paraId="7AA22E82" w14:textId="77777777" w:rsidR="00582612" w:rsidRDefault="00582612">
      <w:pPr>
        <w:spacing w:line="200" w:lineRule="exact"/>
        <w:rPr>
          <w:sz w:val="24"/>
          <w:szCs w:val="24"/>
        </w:rPr>
      </w:pPr>
    </w:p>
    <w:p w14:paraId="3ADF1C73" w14:textId="77777777" w:rsidR="00582612" w:rsidRDefault="00582612">
      <w:pPr>
        <w:spacing w:line="200" w:lineRule="exact"/>
        <w:rPr>
          <w:sz w:val="24"/>
          <w:szCs w:val="24"/>
        </w:rPr>
      </w:pPr>
    </w:p>
    <w:p w14:paraId="1C533EEC" w14:textId="77777777" w:rsidR="00582612" w:rsidRDefault="00582612">
      <w:pPr>
        <w:spacing w:line="200" w:lineRule="exact"/>
        <w:rPr>
          <w:sz w:val="24"/>
          <w:szCs w:val="24"/>
        </w:rPr>
      </w:pPr>
    </w:p>
    <w:p w14:paraId="40A1A0BA" w14:textId="77777777" w:rsidR="00582612" w:rsidRDefault="00582612">
      <w:pPr>
        <w:spacing w:line="200" w:lineRule="exact"/>
        <w:rPr>
          <w:sz w:val="24"/>
          <w:szCs w:val="24"/>
        </w:rPr>
      </w:pPr>
    </w:p>
    <w:p w14:paraId="139FD3DE" w14:textId="77777777" w:rsidR="00582612" w:rsidRDefault="00582612">
      <w:pPr>
        <w:spacing w:line="319" w:lineRule="exact"/>
        <w:rPr>
          <w:sz w:val="24"/>
          <w:szCs w:val="24"/>
        </w:rPr>
      </w:pPr>
    </w:p>
    <w:p w14:paraId="758FAC62" w14:textId="77777777" w:rsidR="00582612" w:rsidRDefault="00366E27">
      <w:pPr>
        <w:spacing w:line="302" w:lineRule="auto"/>
        <w:rPr>
          <w:sz w:val="20"/>
          <w:szCs w:val="20"/>
        </w:rPr>
      </w:pPr>
      <w:r>
        <w:rPr>
          <w:rFonts w:ascii="Arial" w:eastAsia="Arial" w:hAnsi="Arial" w:cs="Arial"/>
          <w:sz w:val="20"/>
          <w:szCs w:val="20"/>
          <w:u w:val="single"/>
        </w:rPr>
        <w:t>How to cite this work:</w:t>
      </w:r>
      <w:r>
        <w:rPr>
          <w:rFonts w:ascii="Arial" w:eastAsia="Arial" w:hAnsi="Arial" w:cs="Arial"/>
          <w:sz w:val="20"/>
          <w:szCs w:val="20"/>
        </w:rPr>
        <w:t xml:space="preserve"> Protocol: Oyster Reef Associated Fauna. (2020) Tennenbaum Marine Observatories Network, MarineGEO, Smithsonian Institution.</w:t>
      </w:r>
    </w:p>
    <w:p w14:paraId="23D52969" w14:textId="77777777" w:rsidR="00582612" w:rsidRDefault="00366E27">
      <w:pPr>
        <w:spacing w:line="20" w:lineRule="exact"/>
        <w:rPr>
          <w:sz w:val="24"/>
          <w:szCs w:val="24"/>
        </w:rPr>
      </w:pPr>
      <w:r>
        <w:rPr>
          <w:noProof/>
          <w:sz w:val="24"/>
          <w:szCs w:val="24"/>
        </w:rPr>
        <w:drawing>
          <wp:anchor distT="0" distB="0" distL="114300" distR="114300" simplePos="0" relativeHeight="251655168" behindDoc="1" locked="0" layoutInCell="0" allowOverlap="1" wp14:anchorId="04035A0B" wp14:editId="0FA2155E">
            <wp:simplePos x="0" y="0"/>
            <wp:positionH relativeFrom="column">
              <wp:posOffset>1532255</wp:posOffset>
            </wp:positionH>
            <wp:positionV relativeFrom="paragraph">
              <wp:posOffset>319405</wp:posOffset>
            </wp:positionV>
            <wp:extent cx="2879725" cy="1254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879725" cy="1254760"/>
                    </a:xfrm>
                    <a:prstGeom prst="rect">
                      <a:avLst/>
                    </a:prstGeom>
                    <a:noFill/>
                  </pic:spPr>
                </pic:pic>
              </a:graphicData>
            </a:graphic>
          </wp:anchor>
        </w:drawing>
      </w:r>
    </w:p>
    <w:p w14:paraId="43A253B9" w14:textId="77777777" w:rsidR="00582612" w:rsidRDefault="00582612">
      <w:pPr>
        <w:sectPr w:rsidR="00582612">
          <w:pgSz w:w="12240" w:h="15840"/>
          <w:pgMar w:top="1440" w:right="1440" w:bottom="1440" w:left="1440" w:header="0" w:footer="0" w:gutter="0"/>
          <w:cols w:space="720" w:equalWidth="0">
            <w:col w:w="9360"/>
          </w:cols>
        </w:sectPr>
      </w:pPr>
    </w:p>
    <w:p w14:paraId="4572AAFC" w14:textId="77777777" w:rsidR="00582612" w:rsidRDefault="00366E27">
      <w:pPr>
        <w:ind w:left="6720"/>
        <w:rPr>
          <w:sz w:val="20"/>
          <w:szCs w:val="20"/>
        </w:rPr>
      </w:pPr>
      <w:bookmarkStart w:id="1" w:name="page2"/>
      <w:bookmarkEnd w:id="1"/>
      <w:r>
        <w:rPr>
          <w:rFonts w:ascii="Arial" w:eastAsia="Arial" w:hAnsi="Arial" w:cs="Arial"/>
          <w:noProof/>
          <w:sz w:val="19"/>
          <w:szCs w:val="19"/>
        </w:rPr>
        <w:lastRenderedPageBreak/>
        <w:drawing>
          <wp:anchor distT="0" distB="0" distL="114300" distR="114300" simplePos="0" relativeHeight="251656192" behindDoc="1" locked="0" layoutInCell="0" allowOverlap="1" wp14:anchorId="581A618F" wp14:editId="071D7D73">
            <wp:simplePos x="0" y="0"/>
            <wp:positionH relativeFrom="page">
              <wp:posOffset>914400</wp:posOffset>
            </wp:positionH>
            <wp:positionV relativeFrom="page">
              <wp:posOffset>446405</wp:posOffset>
            </wp:positionV>
            <wp:extent cx="1052830" cy="360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Reef Associated Fauna</w:t>
      </w:r>
    </w:p>
    <w:p w14:paraId="5B166A06" w14:textId="77777777" w:rsidR="00582612" w:rsidRDefault="00366E27">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116257BB" wp14:editId="04CC6832">
                <wp:simplePos x="0" y="0"/>
                <wp:positionH relativeFrom="column">
                  <wp:posOffset>0</wp:posOffset>
                </wp:positionH>
                <wp:positionV relativeFrom="paragraph">
                  <wp:posOffset>235585</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E392B0" id="Shap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8.55pt" to="468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" o:allowincell="f" filled="t" strokeweight=".14039mm">
                <v:stroke joinstyle="miter"/>
                <o:lock v:ext="edit" shapetype="f"/>
              </v:line>
            </w:pict>
          </mc:Fallback>
        </mc:AlternateContent>
      </w:r>
    </w:p>
    <w:p w14:paraId="05EE5847" w14:textId="77777777" w:rsidR="00582612" w:rsidRDefault="00582612">
      <w:pPr>
        <w:spacing w:line="200" w:lineRule="exact"/>
        <w:rPr>
          <w:sz w:val="20"/>
          <w:szCs w:val="20"/>
        </w:rPr>
      </w:pPr>
    </w:p>
    <w:p w14:paraId="23BD4515" w14:textId="77777777" w:rsidR="00582612" w:rsidRDefault="00582612">
      <w:pPr>
        <w:spacing w:line="200" w:lineRule="exact"/>
        <w:rPr>
          <w:sz w:val="20"/>
          <w:szCs w:val="20"/>
        </w:rPr>
      </w:pPr>
    </w:p>
    <w:p w14:paraId="2F0FED54" w14:textId="77777777" w:rsidR="00582612" w:rsidRDefault="00582612">
      <w:pPr>
        <w:spacing w:line="242" w:lineRule="exact"/>
        <w:rPr>
          <w:sz w:val="20"/>
          <w:szCs w:val="20"/>
        </w:rPr>
      </w:pPr>
    </w:p>
    <w:p w14:paraId="111079EC" w14:textId="77777777" w:rsidR="00582612" w:rsidRDefault="00366E27">
      <w:pPr>
        <w:rPr>
          <w:sz w:val="20"/>
          <w:szCs w:val="20"/>
        </w:rPr>
      </w:pPr>
      <w:r>
        <w:rPr>
          <w:rFonts w:ascii="Arial" w:eastAsia="Arial" w:hAnsi="Arial" w:cs="Arial"/>
          <w:b/>
          <w:bCs/>
          <w:sz w:val="24"/>
          <w:szCs w:val="24"/>
        </w:rPr>
        <w:t>Introduction</w:t>
      </w:r>
    </w:p>
    <w:p w14:paraId="4022145F" w14:textId="77777777" w:rsidR="00582612" w:rsidRDefault="00582612">
      <w:pPr>
        <w:spacing w:line="139" w:lineRule="exact"/>
        <w:rPr>
          <w:sz w:val="20"/>
          <w:szCs w:val="20"/>
        </w:rPr>
      </w:pPr>
    </w:p>
    <w:p w14:paraId="76745ED8" w14:textId="1FE11DCF" w:rsidR="00582612" w:rsidRDefault="00366E27">
      <w:pPr>
        <w:spacing w:line="260" w:lineRule="auto"/>
        <w:ind w:right="20" w:hanging="6"/>
        <w:jc w:val="both"/>
        <w:rPr>
          <w:sz w:val="20"/>
          <w:szCs w:val="20"/>
        </w:rPr>
      </w:pPr>
      <w:r>
        <w:rPr>
          <w:rFonts w:ascii="Arial" w:eastAsia="Arial" w:hAnsi="Arial" w:cs="Arial"/>
          <w:sz w:val="20"/>
          <w:szCs w:val="20"/>
        </w:rPr>
        <w:t xml:space="preserve">This protocol provides standardized data collection on the associated biodiversity found living within an oyster reef. Here, the use of “bio-boxes” of a known size are deployed on the reef 1.5 – 2 months prior to sampling and allowed to be colonized by resident mobile </w:t>
      </w:r>
      <w:ins w:id="2" w:author="Janiak, Dean" w:date="2020-12-04T14:17:00Z">
        <w:r w:rsidR="00404549">
          <w:rPr>
            <w:rFonts w:ascii="Arial" w:eastAsia="Arial" w:hAnsi="Arial" w:cs="Arial"/>
            <w:sz w:val="20"/>
            <w:szCs w:val="20"/>
          </w:rPr>
          <w:t>macro</w:t>
        </w:r>
      </w:ins>
      <w:ins w:id="3" w:author="Janiak, Dean" w:date="2020-12-04T14:15:00Z">
        <w:r w:rsidR="00404549">
          <w:rPr>
            <w:rFonts w:ascii="Arial" w:eastAsia="Arial" w:hAnsi="Arial" w:cs="Arial"/>
            <w:sz w:val="20"/>
            <w:szCs w:val="20"/>
          </w:rPr>
          <w:t>fauna</w:t>
        </w:r>
      </w:ins>
      <w:ins w:id="4" w:author="Janiak, Dean" w:date="2020-12-04T14:17:00Z">
        <w:r w:rsidR="00404549">
          <w:rPr>
            <w:rFonts w:ascii="Arial" w:eastAsia="Arial" w:hAnsi="Arial" w:cs="Arial"/>
            <w:sz w:val="20"/>
            <w:szCs w:val="20"/>
          </w:rPr>
          <w:t xml:space="preserve"> (crabs, shrimp, etc.)</w:t>
        </w:r>
      </w:ins>
      <w:ins w:id="5" w:author="Janiak, Dean" w:date="2020-12-04T14:15:00Z">
        <w:r w:rsidR="00404549">
          <w:rPr>
            <w:rFonts w:ascii="Arial" w:eastAsia="Arial" w:hAnsi="Arial" w:cs="Arial"/>
            <w:sz w:val="20"/>
            <w:szCs w:val="20"/>
          </w:rPr>
          <w:t>.</w:t>
        </w:r>
      </w:ins>
      <w:del w:id="6" w:author="Janiak, Dean" w:date="2020-12-04T14:15:00Z">
        <w:r w:rsidDel="00404549">
          <w:rPr>
            <w:rFonts w:ascii="Arial" w:eastAsia="Arial" w:hAnsi="Arial" w:cs="Arial"/>
            <w:sz w:val="20"/>
            <w:szCs w:val="20"/>
          </w:rPr>
          <w:delText xml:space="preserve">invertebrate fauna. </w:delText>
        </w:r>
      </w:del>
      <w:r>
        <w:rPr>
          <w:rFonts w:ascii="Arial" w:eastAsia="Arial" w:hAnsi="Arial" w:cs="Arial"/>
          <w:sz w:val="20"/>
          <w:szCs w:val="20"/>
        </w:rPr>
        <w:t>Details are given on how to construct cost-eﬀective bio-boxes but</w:t>
      </w:r>
      <w:del w:id="7" w:author="Janiak, Dean" w:date="2020-12-04T14:18:00Z">
        <w:r w:rsidDel="00404549">
          <w:rPr>
            <w:rFonts w:ascii="Arial" w:eastAsia="Arial" w:hAnsi="Arial" w:cs="Arial"/>
            <w:sz w:val="20"/>
            <w:szCs w:val="20"/>
          </w:rPr>
          <w:delText xml:space="preserve"> in general,</w:delText>
        </w:r>
      </w:del>
      <w:r>
        <w:rPr>
          <w:rFonts w:ascii="Arial" w:eastAsia="Arial" w:hAnsi="Arial" w:cs="Arial"/>
          <w:sz w:val="20"/>
          <w:szCs w:val="20"/>
        </w:rPr>
        <w:t xml:space="preserve"> these can be constructed of the practitioner’s choice </w:t>
      </w:r>
      <w:del w:id="8" w:author="Janiak, Dean" w:date="2020-12-04T14:18:00Z">
        <w:r w:rsidDel="00404549">
          <w:rPr>
            <w:rFonts w:ascii="Arial" w:eastAsia="Arial" w:hAnsi="Arial" w:cs="Arial"/>
            <w:sz w:val="20"/>
            <w:szCs w:val="20"/>
          </w:rPr>
          <w:delText xml:space="preserve">but </w:delText>
        </w:r>
      </w:del>
      <w:ins w:id="9" w:author="Janiak, Dean" w:date="2020-12-04T14:18:00Z">
        <w:r w:rsidR="00404549">
          <w:rPr>
            <w:rFonts w:ascii="Arial" w:eastAsia="Arial" w:hAnsi="Arial" w:cs="Arial"/>
            <w:sz w:val="20"/>
            <w:szCs w:val="20"/>
          </w:rPr>
          <w:t xml:space="preserve">though </w:t>
        </w:r>
      </w:ins>
      <w:r>
        <w:rPr>
          <w:rFonts w:ascii="Arial" w:eastAsia="Arial" w:hAnsi="Arial" w:cs="Arial"/>
          <w:sz w:val="20"/>
          <w:szCs w:val="20"/>
        </w:rPr>
        <w:t>must have a known area such that data can be reported as individuals</w:t>
      </w:r>
      <w:ins w:id="10" w:author="Janiak, Dean" w:date="2020-12-04T14:18:00Z">
        <w:r w:rsidR="00404549">
          <w:rPr>
            <w:rFonts w:ascii="Arial" w:eastAsia="Arial" w:hAnsi="Arial" w:cs="Arial"/>
            <w:sz w:val="20"/>
            <w:szCs w:val="20"/>
          </w:rPr>
          <w:t xml:space="preserve"> per meter</w:t>
        </w:r>
      </w:ins>
      <w:ins w:id="11" w:author="Janiak, Dean" w:date="2020-12-04T14:19:00Z">
        <w:r w:rsidR="00404549">
          <w:rPr>
            <w:rFonts w:ascii="Arial" w:eastAsia="Arial" w:hAnsi="Arial" w:cs="Arial"/>
            <w:sz w:val="20"/>
            <w:szCs w:val="20"/>
            <w:vertAlign w:val="superscript"/>
          </w:rPr>
          <w:t>2</w:t>
        </w:r>
      </w:ins>
      <w:del w:id="12" w:author="Janiak, Dean" w:date="2020-12-04T14:18:00Z">
        <w:r w:rsidDel="00404549">
          <w:rPr>
            <w:rFonts w:ascii="Arial" w:eastAsia="Arial" w:hAnsi="Arial" w:cs="Arial"/>
            <w:sz w:val="20"/>
            <w:szCs w:val="20"/>
          </w:rPr>
          <w:delText xml:space="preserve"> m</w:delText>
        </w:r>
        <w:r w:rsidDel="00404549">
          <w:rPr>
            <w:rFonts w:ascii="Arial" w:eastAsia="Arial" w:hAnsi="Arial" w:cs="Arial"/>
            <w:sz w:val="13"/>
            <w:szCs w:val="13"/>
          </w:rPr>
          <w:delText>-2</w:delText>
        </w:r>
      </w:del>
      <w:r>
        <w:rPr>
          <w:rFonts w:ascii="Arial" w:eastAsia="Arial" w:hAnsi="Arial" w:cs="Arial"/>
          <w:sz w:val="20"/>
          <w:szCs w:val="20"/>
        </w:rPr>
        <w:t>. Post-processing requirements include identification and enumeration of associated fauna done in the lab.</w:t>
      </w:r>
    </w:p>
    <w:p w14:paraId="6967789B" w14:textId="77777777" w:rsidR="00582612" w:rsidRDefault="00366E27">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30C5EFAD" wp14:editId="34888B74">
                <wp:simplePos x="0" y="0"/>
                <wp:positionH relativeFrom="column">
                  <wp:posOffset>0</wp:posOffset>
                </wp:positionH>
                <wp:positionV relativeFrom="paragraph">
                  <wp:posOffset>253365</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E606D4" id="Shape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9.95pt" to="468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" o:allowincell="f" filled="t" strokeweight=".14039mm">
                <v:stroke joinstyle="miter"/>
                <o:lock v:ext="edit" shapetype="f"/>
              </v:line>
            </w:pict>
          </mc:Fallback>
        </mc:AlternateContent>
      </w:r>
    </w:p>
    <w:p w14:paraId="418AC121" w14:textId="77777777" w:rsidR="00582612" w:rsidRDefault="00582612">
      <w:pPr>
        <w:spacing w:line="200" w:lineRule="exact"/>
        <w:rPr>
          <w:sz w:val="20"/>
          <w:szCs w:val="20"/>
        </w:rPr>
      </w:pPr>
    </w:p>
    <w:p w14:paraId="031FDB45" w14:textId="77777777" w:rsidR="00582612" w:rsidRDefault="00582612">
      <w:pPr>
        <w:spacing w:line="200" w:lineRule="exact"/>
        <w:rPr>
          <w:sz w:val="20"/>
          <w:szCs w:val="20"/>
        </w:rPr>
      </w:pPr>
    </w:p>
    <w:p w14:paraId="782B9618" w14:textId="77777777" w:rsidR="00582612" w:rsidRDefault="00582612">
      <w:pPr>
        <w:spacing w:line="270" w:lineRule="exact"/>
        <w:rPr>
          <w:sz w:val="20"/>
          <w:szCs w:val="20"/>
        </w:rPr>
      </w:pPr>
    </w:p>
    <w:p w14:paraId="3B2A011F" w14:textId="77777777" w:rsidR="00582612" w:rsidRDefault="00366E27">
      <w:pPr>
        <w:rPr>
          <w:sz w:val="20"/>
          <w:szCs w:val="20"/>
        </w:rPr>
      </w:pPr>
      <w:r>
        <w:rPr>
          <w:rFonts w:ascii="Arial" w:eastAsia="Arial" w:hAnsi="Arial" w:cs="Arial"/>
          <w:b/>
          <w:bCs/>
          <w:sz w:val="24"/>
          <w:szCs w:val="24"/>
        </w:rPr>
        <w:t>Measured Parameters</w:t>
      </w:r>
    </w:p>
    <w:p w14:paraId="5579CA1E" w14:textId="77777777" w:rsidR="00582612" w:rsidRDefault="00582612">
      <w:pPr>
        <w:spacing w:line="135" w:lineRule="exact"/>
        <w:rPr>
          <w:sz w:val="20"/>
          <w:szCs w:val="20"/>
        </w:rPr>
      </w:pPr>
    </w:p>
    <w:p w14:paraId="3C4BC228" w14:textId="77777777" w:rsidR="00582612" w:rsidRDefault="00366E27">
      <w:pPr>
        <w:numPr>
          <w:ilvl w:val="0"/>
          <w:numId w:val="1"/>
        </w:numPr>
        <w:tabs>
          <w:tab w:val="left" w:pos="500"/>
        </w:tabs>
        <w:ind w:left="500" w:hanging="256"/>
        <w:rPr>
          <w:rFonts w:ascii="Arial" w:eastAsia="Arial" w:hAnsi="Arial" w:cs="Arial"/>
          <w:sz w:val="20"/>
          <w:szCs w:val="20"/>
        </w:rPr>
      </w:pPr>
      <w:r>
        <w:rPr>
          <w:rFonts w:ascii="Arial" w:eastAsia="Arial" w:hAnsi="Arial" w:cs="Arial"/>
          <w:sz w:val="20"/>
          <w:szCs w:val="20"/>
        </w:rPr>
        <w:t>Individuals (m</w:t>
      </w:r>
      <w:r>
        <w:rPr>
          <w:rFonts w:ascii="Arial" w:eastAsia="Arial" w:hAnsi="Arial" w:cs="Arial"/>
          <w:sz w:val="13"/>
          <w:szCs w:val="13"/>
        </w:rPr>
        <w:t>-2</w:t>
      </w:r>
      <w:r>
        <w:rPr>
          <w:rFonts w:ascii="Arial" w:eastAsia="Arial" w:hAnsi="Arial" w:cs="Arial"/>
          <w:sz w:val="20"/>
          <w:szCs w:val="20"/>
        </w:rPr>
        <w:t>)</w:t>
      </w:r>
    </w:p>
    <w:p w14:paraId="41644987" w14:textId="77777777" w:rsidR="00582612" w:rsidRDefault="00582612">
      <w:pPr>
        <w:spacing w:line="285" w:lineRule="exact"/>
        <w:rPr>
          <w:sz w:val="20"/>
          <w:szCs w:val="20"/>
        </w:rPr>
      </w:pPr>
    </w:p>
    <w:p w14:paraId="3F65A772" w14:textId="77777777" w:rsidR="00582612" w:rsidRDefault="00366E27">
      <w:pPr>
        <w:rPr>
          <w:sz w:val="20"/>
          <w:szCs w:val="20"/>
        </w:rPr>
      </w:pPr>
      <w:r>
        <w:rPr>
          <w:rFonts w:ascii="Arial" w:eastAsia="Arial" w:hAnsi="Arial" w:cs="Arial"/>
          <w:b/>
          <w:bCs/>
          <w:sz w:val="24"/>
          <w:szCs w:val="24"/>
        </w:rPr>
        <w:t>Requirements</w:t>
      </w:r>
    </w:p>
    <w:p w14:paraId="39D58D5E" w14:textId="77777777" w:rsidR="00582612" w:rsidRDefault="00582612">
      <w:pPr>
        <w:spacing w:line="139" w:lineRule="exact"/>
        <w:rPr>
          <w:sz w:val="20"/>
          <w:szCs w:val="20"/>
        </w:rPr>
      </w:pPr>
    </w:p>
    <w:p w14:paraId="509D1787" w14:textId="77777777" w:rsidR="00582612" w:rsidRDefault="00366E27">
      <w:pPr>
        <w:rPr>
          <w:sz w:val="20"/>
          <w:szCs w:val="20"/>
        </w:rPr>
      </w:pPr>
      <w:r>
        <w:rPr>
          <w:rFonts w:ascii="Arial" w:eastAsia="Arial" w:hAnsi="Arial" w:cs="Arial"/>
          <w:sz w:val="20"/>
          <w:szCs w:val="20"/>
        </w:rPr>
        <w:t>Personnel: 2 – 4 people</w:t>
      </w:r>
    </w:p>
    <w:p w14:paraId="359C81B7" w14:textId="77777777" w:rsidR="00582612" w:rsidRDefault="00582612">
      <w:pPr>
        <w:spacing w:line="129" w:lineRule="exact"/>
        <w:rPr>
          <w:sz w:val="20"/>
          <w:szCs w:val="20"/>
        </w:rPr>
      </w:pPr>
    </w:p>
    <w:p w14:paraId="502923FE" w14:textId="0DBF0EF4" w:rsidR="00582612" w:rsidRDefault="00366E27">
      <w:pPr>
        <w:rPr>
          <w:sz w:val="20"/>
          <w:szCs w:val="20"/>
        </w:rPr>
      </w:pPr>
      <w:r>
        <w:rPr>
          <w:rFonts w:ascii="Arial" w:eastAsia="Arial" w:hAnsi="Arial" w:cs="Arial"/>
          <w:sz w:val="20"/>
          <w:szCs w:val="20"/>
        </w:rPr>
        <w:t>Estimated Total Time Per Location (</w:t>
      </w:r>
      <w:r>
        <w:rPr>
          <w:rFonts w:ascii="Arial" w:eastAsia="Arial" w:hAnsi="Arial" w:cs="Arial"/>
          <w:i/>
          <w:iCs/>
          <w:sz w:val="20"/>
          <w:szCs w:val="20"/>
        </w:rPr>
        <w:t>n</w:t>
      </w:r>
      <w:r>
        <w:rPr>
          <w:rFonts w:ascii="Arial" w:eastAsia="Arial" w:hAnsi="Arial" w:cs="Arial"/>
          <w:sz w:val="20"/>
          <w:szCs w:val="20"/>
        </w:rPr>
        <w:t xml:space="preserve"> = 3</w:t>
      </w:r>
      <w:ins w:id="13" w:author="Janiak, Dean" w:date="2020-10-09T12:27:00Z">
        <w:r w:rsidR="00E65A72">
          <w:rPr>
            <w:rFonts w:ascii="Arial" w:eastAsia="Arial" w:hAnsi="Arial" w:cs="Arial"/>
            <w:sz w:val="20"/>
            <w:szCs w:val="20"/>
          </w:rPr>
          <w:t xml:space="preserve"> bio</w:t>
        </w:r>
      </w:ins>
      <w:ins w:id="14" w:author="Janiak, Dean" w:date="2020-10-09T12:28:00Z">
        <w:r w:rsidR="00E65A72">
          <w:rPr>
            <w:rFonts w:ascii="Arial" w:eastAsia="Arial" w:hAnsi="Arial" w:cs="Arial"/>
            <w:sz w:val="20"/>
            <w:szCs w:val="20"/>
          </w:rPr>
          <w:t>-</w:t>
        </w:r>
      </w:ins>
      <w:ins w:id="15" w:author="Janiak, Dean" w:date="2020-10-09T12:27:00Z">
        <w:r w:rsidR="00E65A72">
          <w:rPr>
            <w:rFonts w:ascii="Arial" w:eastAsia="Arial" w:hAnsi="Arial" w:cs="Arial"/>
            <w:sz w:val="20"/>
            <w:szCs w:val="20"/>
          </w:rPr>
          <w:t>boxes per site</w:t>
        </w:r>
      </w:ins>
      <w:r>
        <w:rPr>
          <w:rFonts w:ascii="Arial" w:eastAsia="Arial" w:hAnsi="Arial" w:cs="Arial"/>
          <w:sz w:val="20"/>
          <w:szCs w:val="20"/>
        </w:rPr>
        <w:t>)</w:t>
      </w:r>
    </w:p>
    <w:p w14:paraId="5556B14C" w14:textId="77777777" w:rsidR="00582612" w:rsidRDefault="00582612">
      <w:pPr>
        <w:spacing w:line="129" w:lineRule="exact"/>
        <w:rPr>
          <w:sz w:val="20"/>
          <w:szCs w:val="20"/>
        </w:rPr>
      </w:pPr>
    </w:p>
    <w:p w14:paraId="79DC8B45" w14:textId="32054D8E" w:rsidR="00582612" w:rsidRDefault="00366E27">
      <w:pPr>
        <w:ind w:left="200"/>
        <w:rPr>
          <w:sz w:val="20"/>
          <w:szCs w:val="20"/>
        </w:rPr>
      </w:pPr>
      <w:r>
        <w:rPr>
          <w:rFonts w:ascii="Arial" w:eastAsia="Arial" w:hAnsi="Arial" w:cs="Arial"/>
          <w:sz w:val="20"/>
          <w:szCs w:val="20"/>
        </w:rPr>
        <w:t xml:space="preserve">Preparation: 1 person x </w:t>
      </w:r>
      <w:ins w:id="16" w:author="Janiak, Dean" w:date="2020-12-14T15:05:00Z">
        <w:r w:rsidR="002F0755">
          <w:rPr>
            <w:rFonts w:ascii="Arial" w:eastAsia="Arial" w:hAnsi="Arial" w:cs="Arial"/>
            <w:sz w:val="20"/>
            <w:szCs w:val="20"/>
          </w:rPr>
          <w:t>&lt;</w:t>
        </w:r>
      </w:ins>
      <w:r>
        <w:rPr>
          <w:rFonts w:ascii="Arial" w:eastAsia="Arial" w:hAnsi="Arial" w:cs="Arial"/>
          <w:sz w:val="20"/>
          <w:szCs w:val="20"/>
        </w:rPr>
        <w:t>1 day</w:t>
      </w:r>
    </w:p>
    <w:p w14:paraId="1CD7CE07" w14:textId="77777777" w:rsidR="00582612" w:rsidRDefault="00582612">
      <w:pPr>
        <w:spacing w:line="9" w:lineRule="exact"/>
        <w:rPr>
          <w:sz w:val="20"/>
          <w:szCs w:val="20"/>
        </w:rPr>
      </w:pPr>
    </w:p>
    <w:p w14:paraId="1E07B50B" w14:textId="107D11E3" w:rsidR="00582612" w:rsidRDefault="00366E27">
      <w:pPr>
        <w:ind w:left="200"/>
        <w:rPr>
          <w:sz w:val="20"/>
          <w:szCs w:val="20"/>
        </w:rPr>
      </w:pPr>
      <w:r>
        <w:rPr>
          <w:rFonts w:ascii="Arial" w:eastAsia="Arial" w:hAnsi="Arial" w:cs="Arial"/>
          <w:sz w:val="20"/>
          <w:szCs w:val="20"/>
        </w:rPr>
        <w:t xml:space="preserve">Fieldwork: 2 - 4 people x </w:t>
      </w:r>
      <w:ins w:id="17" w:author="Janiak, Dean" w:date="2020-12-14T15:05:00Z">
        <w:r w:rsidR="002F0755">
          <w:rPr>
            <w:rFonts w:ascii="Arial" w:eastAsia="Arial" w:hAnsi="Arial" w:cs="Arial"/>
            <w:sz w:val="20"/>
            <w:szCs w:val="20"/>
          </w:rPr>
          <w:t>&lt;</w:t>
        </w:r>
      </w:ins>
      <w:r>
        <w:rPr>
          <w:rFonts w:ascii="Arial" w:eastAsia="Arial" w:hAnsi="Arial" w:cs="Arial"/>
          <w:sz w:val="20"/>
          <w:szCs w:val="20"/>
        </w:rPr>
        <w:t>1 day per location</w:t>
      </w:r>
    </w:p>
    <w:p w14:paraId="28B919F3" w14:textId="77777777" w:rsidR="00582612" w:rsidRDefault="00582612">
      <w:pPr>
        <w:spacing w:line="9" w:lineRule="exact"/>
        <w:rPr>
          <w:sz w:val="20"/>
          <w:szCs w:val="20"/>
        </w:rPr>
      </w:pPr>
    </w:p>
    <w:p w14:paraId="60254688" w14:textId="03224A8A" w:rsidR="00582612" w:rsidRDefault="00366E27">
      <w:pPr>
        <w:ind w:left="200"/>
        <w:rPr>
          <w:sz w:val="20"/>
          <w:szCs w:val="20"/>
        </w:rPr>
      </w:pPr>
      <w:r>
        <w:rPr>
          <w:rFonts w:ascii="Arial" w:eastAsia="Arial" w:hAnsi="Arial" w:cs="Arial"/>
          <w:sz w:val="20"/>
          <w:szCs w:val="20"/>
        </w:rPr>
        <w:t xml:space="preserve">Post processing: 1 – 2 people x </w:t>
      </w:r>
      <w:ins w:id="18" w:author="Janiak, Dean" w:date="2020-10-09T12:38:00Z">
        <w:r w:rsidR="004614D4">
          <w:rPr>
            <w:rFonts w:ascii="Arial" w:eastAsia="Arial" w:hAnsi="Arial" w:cs="Arial"/>
            <w:sz w:val="20"/>
            <w:szCs w:val="20"/>
          </w:rPr>
          <w:t>3</w:t>
        </w:r>
      </w:ins>
      <w:del w:id="19" w:author="Janiak, Dean" w:date="2020-10-09T12:38:00Z">
        <w:r w:rsidDel="00E65A72">
          <w:rPr>
            <w:rFonts w:ascii="Arial" w:eastAsia="Arial" w:hAnsi="Arial" w:cs="Arial"/>
            <w:sz w:val="20"/>
            <w:szCs w:val="20"/>
          </w:rPr>
          <w:delText>5</w:delText>
        </w:r>
      </w:del>
      <w:r>
        <w:rPr>
          <w:rFonts w:ascii="Arial" w:eastAsia="Arial" w:hAnsi="Arial" w:cs="Arial"/>
          <w:sz w:val="20"/>
          <w:szCs w:val="20"/>
        </w:rPr>
        <w:t xml:space="preserve"> days</w:t>
      </w:r>
    </w:p>
    <w:p w14:paraId="110FC5A5" w14:textId="77777777" w:rsidR="00582612" w:rsidRDefault="00582612">
      <w:pPr>
        <w:spacing w:line="9" w:lineRule="exact"/>
        <w:rPr>
          <w:sz w:val="20"/>
          <w:szCs w:val="20"/>
        </w:rPr>
      </w:pPr>
    </w:p>
    <w:p w14:paraId="251E168C" w14:textId="2923E804" w:rsidR="00582612" w:rsidRDefault="00366E27">
      <w:pPr>
        <w:ind w:left="200"/>
        <w:rPr>
          <w:sz w:val="20"/>
          <w:szCs w:val="20"/>
        </w:rPr>
      </w:pPr>
      <w:r>
        <w:rPr>
          <w:rFonts w:ascii="Arial" w:eastAsia="Arial" w:hAnsi="Arial" w:cs="Arial"/>
          <w:sz w:val="20"/>
          <w:szCs w:val="20"/>
        </w:rPr>
        <w:t xml:space="preserve">Data processing: 1 person x </w:t>
      </w:r>
      <w:ins w:id="20" w:author="Janiak, Dean" w:date="2020-12-14T15:06:00Z">
        <w:r w:rsidR="002F0755">
          <w:rPr>
            <w:rFonts w:ascii="Arial" w:eastAsia="Arial" w:hAnsi="Arial" w:cs="Arial"/>
            <w:sz w:val="20"/>
            <w:szCs w:val="20"/>
          </w:rPr>
          <w:t>&lt;</w:t>
        </w:r>
      </w:ins>
      <w:bookmarkStart w:id="21" w:name="_GoBack"/>
      <w:bookmarkEnd w:id="21"/>
      <w:r>
        <w:rPr>
          <w:rFonts w:ascii="Arial" w:eastAsia="Arial" w:hAnsi="Arial" w:cs="Arial"/>
          <w:sz w:val="20"/>
          <w:szCs w:val="20"/>
        </w:rPr>
        <w:t>1 day</w:t>
      </w:r>
    </w:p>
    <w:p w14:paraId="0E53B6E7" w14:textId="77777777" w:rsidR="00582612" w:rsidRDefault="00582612">
      <w:pPr>
        <w:spacing w:line="129" w:lineRule="exact"/>
        <w:rPr>
          <w:sz w:val="20"/>
          <w:szCs w:val="20"/>
        </w:rPr>
      </w:pPr>
    </w:p>
    <w:p w14:paraId="3C9C7EAE" w14:textId="77777777" w:rsidR="00582612" w:rsidRDefault="00366E27">
      <w:pPr>
        <w:rPr>
          <w:sz w:val="20"/>
          <w:szCs w:val="20"/>
        </w:rPr>
      </w:pPr>
      <w:r>
        <w:rPr>
          <w:rFonts w:ascii="Arial" w:eastAsia="Arial" w:hAnsi="Arial" w:cs="Arial"/>
          <w:sz w:val="20"/>
          <w:szCs w:val="20"/>
        </w:rPr>
        <w:t>Replication: 3 bio-boxes (0.5 x 0.5m) deployed at each reef, 3 oyster reefs per region</w:t>
      </w:r>
    </w:p>
    <w:p w14:paraId="5AB4ACFB" w14:textId="77777777" w:rsidR="00582612" w:rsidRDefault="00582612">
      <w:pPr>
        <w:spacing w:line="368" w:lineRule="exact"/>
        <w:rPr>
          <w:sz w:val="20"/>
          <w:szCs w:val="20"/>
        </w:rPr>
      </w:pPr>
    </w:p>
    <w:p w14:paraId="605CF5DE" w14:textId="77777777" w:rsidR="00582612" w:rsidRDefault="00366E27">
      <w:pPr>
        <w:rPr>
          <w:sz w:val="20"/>
          <w:szCs w:val="20"/>
        </w:rPr>
      </w:pPr>
      <w:r>
        <w:rPr>
          <w:rFonts w:ascii="Arial" w:eastAsia="Arial" w:hAnsi="Arial" w:cs="Arial"/>
          <w:sz w:val="20"/>
          <w:szCs w:val="20"/>
        </w:rPr>
        <w:t>Materials:</w:t>
      </w:r>
    </w:p>
    <w:p w14:paraId="695139EF" w14:textId="77777777" w:rsidR="00582612" w:rsidRDefault="00582612">
      <w:pPr>
        <w:spacing w:line="129" w:lineRule="exact"/>
        <w:rPr>
          <w:sz w:val="20"/>
          <w:szCs w:val="20"/>
        </w:rPr>
      </w:pPr>
    </w:p>
    <w:p w14:paraId="6C28826D" w14:textId="77777777" w:rsidR="00582612" w:rsidRDefault="00366E27">
      <w:pPr>
        <w:rPr>
          <w:sz w:val="20"/>
          <w:szCs w:val="20"/>
        </w:rPr>
      </w:pPr>
      <w:r>
        <w:rPr>
          <w:rFonts w:ascii="Arial" w:eastAsia="Arial" w:hAnsi="Arial" w:cs="Arial"/>
          <w:sz w:val="20"/>
          <w:szCs w:val="20"/>
          <w:u w:val="single"/>
        </w:rPr>
        <w:t>Fieldwork:</w:t>
      </w:r>
    </w:p>
    <w:p w14:paraId="6920926C" w14:textId="77777777" w:rsidR="00582612" w:rsidRDefault="00366E27">
      <w:pPr>
        <w:spacing w:line="20" w:lineRule="exact"/>
        <w:rPr>
          <w:sz w:val="20"/>
          <w:szCs w:val="20"/>
        </w:rPr>
      </w:pPr>
      <w:r>
        <w:rPr>
          <w:noProof/>
          <w:sz w:val="20"/>
          <w:szCs w:val="20"/>
        </w:rPr>
        <w:drawing>
          <wp:anchor distT="0" distB="0" distL="114300" distR="114300" simplePos="0" relativeHeight="251659264" behindDoc="1" locked="0" layoutInCell="0" allowOverlap="1" wp14:anchorId="755A9F2E" wp14:editId="309990D6">
            <wp:simplePos x="0" y="0"/>
            <wp:positionH relativeFrom="column">
              <wp:posOffset>3268980</wp:posOffset>
            </wp:positionH>
            <wp:positionV relativeFrom="paragraph">
              <wp:posOffset>-142240</wp:posOffset>
            </wp:positionV>
            <wp:extent cx="2674620" cy="20180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674620" cy="2018030"/>
                    </a:xfrm>
                    <a:prstGeom prst="rect">
                      <a:avLst/>
                    </a:prstGeom>
                    <a:noFill/>
                  </pic:spPr>
                </pic:pic>
              </a:graphicData>
            </a:graphic>
          </wp:anchor>
        </w:drawing>
      </w:r>
    </w:p>
    <w:p w14:paraId="219E18C5" w14:textId="77777777" w:rsidR="00582612" w:rsidRDefault="00582612">
      <w:pPr>
        <w:spacing w:line="9" w:lineRule="exact"/>
        <w:rPr>
          <w:sz w:val="20"/>
          <w:szCs w:val="20"/>
        </w:rPr>
      </w:pPr>
    </w:p>
    <w:p w14:paraId="492907BF" w14:textId="77777777" w:rsidR="00582612" w:rsidRPr="00366E27" w:rsidRDefault="00366E27" w:rsidP="00366E27">
      <w:pPr>
        <w:pStyle w:val="ListParagraph"/>
        <w:numPr>
          <w:ilvl w:val="0"/>
          <w:numId w:val="6"/>
        </w:numPr>
        <w:ind w:left="360"/>
        <w:rPr>
          <w:sz w:val="20"/>
          <w:szCs w:val="20"/>
        </w:rPr>
      </w:pPr>
      <w:r w:rsidRPr="00366E27">
        <w:rPr>
          <w:rFonts w:ascii="Arial" w:eastAsia="Arial" w:hAnsi="Arial" w:cs="Arial"/>
          <w:sz w:val="20"/>
          <w:szCs w:val="20"/>
        </w:rPr>
        <w:t>Bio-boxes (3 per reef)</w:t>
      </w:r>
    </w:p>
    <w:p w14:paraId="461AFD7B" w14:textId="77777777" w:rsidR="00582612" w:rsidRDefault="00582612" w:rsidP="00366E27">
      <w:pPr>
        <w:spacing w:line="29" w:lineRule="exact"/>
        <w:rPr>
          <w:sz w:val="20"/>
          <w:szCs w:val="20"/>
        </w:rPr>
      </w:pPr>
    </w:p>
    <w:p w14:paraId="147B4262" w14:textId="62E64D1B" w:rsidR="00582612" w:rsidRPr="00366E27" w:rsidRDefault="00366E27" w:rsidP="00366E27">
      <w:pPr>
        <w:pStyle w:val="ListParagraph"/>
        <w:numPr>
          <w:ilvl w:val="1"/>
          <w:numId w:val="6"/>
        </w:numPr>
        <w:spacing w:line="259" w:lineRule="auto"/>
        <w:ind w:left="720" w:right="4440"/>
        <w:rPr>
          <w:sz w:val="20"/>
          <w:szCs w:val="20"/>
        </w:rPr>
      </w:pPr>
      <w:r w:rsidRPr="00366E27">
        <w:rPr>
          <w:rFonts w:ascii="Arial" w:eastAsia="Arial" w:hAnsi="Arial" w:cs="Arial"/>
          <w:sz w:val="20"/>
          <w:szCs w:val="20"/>
        </w:rPr>
        <w:t>0.5 m length PVC (1” diameter) with several</w:t>
      </w:r>
      <w:r w:rsidRPr="00366E27">
        <w:rPr>
          <w:rFonts w:ascii="Arial" w:eastAsia="Arial" w:hAnsi="Arial" w:cs="Arial"/>
          <w:b/>
          <w:bCs/>
          <w:sz w:val="20"/>
          <w:szCs w:val="20"/>
        </w:rPr>
        <w:t xml:space="preserve"> </w:t>
      </w:r>
      <w:r w:rsidRPr="00366E27">
        <w:rPr>
          <w:rFonts w:ascii="Arial" w:eastAsia="Arial" w:hAnsi="Arial" w:cs="Arial"/>
          <w:sz w:val="20"/>
          <w:szCs w:val="20"/>
        </w:rPr>
        <w:t>holes drilled to reduce buoyancy</w:t>
      </w:r>
    </w:p>
    <w:p w14:paraId="57AE7641" w14:textId="77777777" w:rsidR="00582612" w:rsidRDefault="00582612" w:rsidP="00366E27">
      <w:pPr>
        <w:spacing w:line="1" w:lineRule="exact"/>
        <w:rPr>
          <w:sz w:val="20"/>
          <w:szCs w:val="20"/>
        </w:rPr>
      </w:pPr>
    </w:p>
    <w:p w14:paraId="5AFB6E7C" w14:textId="7B753D9D" w:rsidR="00582612" w:rsidRPr="00366E27" w:rsidRDefault="00366E27" w:rsidP="00366E27">
      <w:pPr>
        <w:pStyle w:val="ListParagraph"/>
        <w:numPr>
          <w:ilvl w:val="1"/>
          <w:numId w:val="6"/>
        </w:numPr>
        <w:ind w:left="720"/>
        <w:rPr>
          <w:sz w:val="20"/>
          <w:szCs w:val="20"/>
        </w:rPr>
      </w:pPr>
      <w:r w:rsidRPr="00366E27">
        <w:rPr>
          <w:rFonts w:ascii="Arial" w:eastAsia="Arial" w:hAnsi="Arial" w:cs="Arial"/>
          <w:sz w:val="20"/>
          <w:szCs w:val="20"/>
        </w:rPr>
        <w:t>1” PVC elbows</w:t>
      </w:r>
    </w:p>
    <w:p w14:paraId="7ACA60D6" w14:textId="77777777" w:rsidR="00582612" w:rsidRDefault="00582612" w:rsidP="00366E27">
      <w:pPr>
        <w:spacing w:line="29" w:lineRule="exact"/>
        <w:rPr>
          <w:sz w:val="20"/>
          <w:szCs w:val="20"/>
        </w:rPr>
      </w:pPr>
    </w:p>
    <w:p w14:paraId="40F1F11F" w14:textId="185AADE6" w:rsidR="00582612" w:rsidRPr="00366E27" w:rsidRDefault="00E71D7E" w:rsidP="00366E27">
      <w:pPr>
        <w:pStyle w:val="ListParagraph"/>
        <w:numPr>
          <w:ilvl w:val="1"/>
          <w:numId w:val="6"/>
        </w:numPr>
        <w:ind w:left="720"/>
        <w:rPr>
          <w:sz w:val="20"/>
          <w:szCs w:val="20"/>
        </w:rPr>
      </w:pPr>
      <w:ins w:id="22" w:author="Janiak, Dean" w:date="2020-12-04T14:20:00Z">
        <w:r>
          <w:rPr>
            <w:rFonts w:ascii="Arial" w:eastAsia="Arial" w:hAnsi="Arial" w:cs="Arial"/>
            <w:sz w:val="20"/>
            <w:szCs w:val="20"/>
          </w:rPr>
          <w:t>6.25</w:t>
        </w:r>
      </w:ins>
      <w:del w:id="23" w:author="Janiak, Dean" w:date="2020-12-04T14:20:00Z">
        <w:r w:rsidR="00366E27" w:rsidRPr="00366E27" w:rsidDel="00E71D7E">
          <w:rPr>
            <w:rFonts w:ascii="Arial" w:eastAsia="Arial" w:hAnsi="Arial" w:cs="Arial"/>
            <w:sz w:val="20"/>
            <w:szCs w:val="20"/>
          </w:rPr>
          <w:delText>5</w:delText>
        </w:r>
      </w:del>
      <w:r w:rsidR="00366E27" w:rsidRPr="00366E27">
        <w:rPr>
          <w:rFonts w:ascii="Arial" w:eastAsia="Arial" w:hAnsi="Arial" w:cs="Arial"/>
          <w:sz w:val="20"/>
          <w:szCs w:val="20"/>
        </w:rPr>
        <w:t xml:space="preserve"> mm vexar mesh</w:t>
      </w:r>
      <w:del w:id="24" w:author="Janiak, Dean" w:date="2020-12-04T14:22:00Z">
        <w:r w:rsidR="00366E27" w:rsidRPr="00366E27" w:rsidDel="00E71D7E">
          <w:rPr>
            <w:rFonts w:ascii="Arial" w:eastAsia="Arial" w:hAnsi="Arial" w:cs="Arial"/>
            <w:sz w:val="20"/>
            <w:szCs w:val="20"/>
          </w:rPr>
          <w:delText xml:space="preserve"> or smaller</w:delText>
        </w:r>
      </w:del>
      <w:ins w:id="25" w:author="Janiak, Dean" w:date="2020-12-04T14:21:00Z">
        <w:r>
          <w:rPr>
            <w:rFonts w:ascii="Arial" w:eastAsia="Arial" w:hAnsi="Arial" w:cs="Arial"/>
            <w:sz w:val="20"/>
            <w:szCs w:val="20"/>
          </w:rPr>
          <w:t xml:space="preserve"> (</w:t>
        </w:r>
        <w:r w:rsidRPr="00E71D7E">
          <w:rPr>
            <w:rFonts w:ascii="Arial" w:eastAsia="Arial" w:hAnsi="Arial" w:cs="Arial"/>
            <w:sz w:val="20"/>
            <w:szCs w:val="20"/>
          </w:rPr>
          <w:t>https://www.memphisnet.net/product/2747/netting-plastic-aquaculture</w:t>
        </w:r>
        <w:r>
          <w:rPr>
            <w:rFonts w:ascii="Arial" w:eastAsia="Arial" w:hAnsi="Arial" w:cs="Arial"/>
            <w:sz w:val="20"/>
            <w:szCs w:val="20"/>
          </w:rPr>
          <w:t>)</w:t>
        </w:r>
      </w:ins>
    </w:p>
    <w:p w14:paraId="1CBC0403" w14:textId="77777777" w:rsidR="00582612" w:rsidRDefault="00582612" w:rsidP="00366E27">
      <w:pPr>
        <w:spacing w:line="29" w:lineRule="exact"/>
        <w:rPr>
          <w:sz w:val="20"/>
          <w:szCs w:val="20"/>
        </w:rPr>
      </w:pPr>
    </w:p>
    <w:p w14:paraId="73F2A115" w14:textId="41D97242" w:rsidR="00582612" w:rsidRPr="00366E27" w:rsidRDefault="00366E27" w:rsidP="00366E27">
      <w:pPr>
        <w:pStyle w:val="ListParagraph"/>
        <w:numPr>
          <w:ilvl w:val="1"/>
          <w:numId w:val="6"/>
        </w:numPr>
        <w:spacing w:line="270" w:lineRule="auto"/>
        <w:ind w:left="720" w:right="7600"/>
        <w:rPr>
          <w:sz w:val="20"/>
          <w:szCs w:val="20"/>
        </w:rPr>
      </w:pPr>
      <w:r w:rsidRPr="00366E27">
        <w:rPr>
          <w:rFonts w:ascii="Arial" w:eastAsia="Arial" w:hAnsi="Arial" w:cs="Arial"/>
          <w:sz w:val="20"/>
          <w:szCs w:val="20"/>
        </w:rPr>
        <w:t>Cable ties</w:t>
      </w:r>
      <w:r w:rsidRPr="00366E27">
        <w:rPr>
          <w:rFonts w:ascii="Arial" w:eastAsia="Arial" w:hAnsi="Arial" w:cs="Arial"/>
          <w:b/>
          <w:bCs/>
          <w:sz w:val="20"/>
          <w:szCs w:val="20"/>
        </w:rPr>
        <w:t xml:space="preserve"> </w:t>
      </w:r>
      <w:r w:rsidRPr="00366E27">
        <w:rPr>
          <w:rFonts w:ascii="Arial" w:eastAsia="Arial" w:hAnsi="Arial" w:cs="Arial"/>
          <w:sz w:val="20"/>
          <w:szCs w:val="20"/>
        </w:rPr>
        <w:t>Forceps</w:t>
      </w:r>
    </w:p>
    <w:p w14:paraId="3E1A9319" w14:textId="3936C032" w:rsidR="00582612" w:rsidRPr="00366E27" w:rsidRDefault="00366E27" w:rsidP="00366E27">
      <w:pPr>
        <w:pStyle w:val="ListParagraph"/>
        <w:numPr>
          <w:ilvl w:val="0"/>
          <w:numId w:val="6"/>
        </w:numPr>
        <w:spacing w:line="270" w:lineRule="auto"/>
        <w:ind w:left="360" w:right="7640"/>
        <w:rPr>
          <w:sz w:val="20"/>
          <w:szCs w:val="20"/>
        </w:rPr>
      </w:pPr>
      <w:r w:rsidRPr="00366E27">
        <w:rPr>
          <w:rFonts w:ascii="Arial" w:eastAsia="Arial" w:hAnsi="Arial" w:cs="Arial"/>
          <w:sz w:val="20"/>
          <w:szCs w:val="20"/>
        </w:rPr>
        <w:t xml:space="preserve">Collecting jars </w:t>
      </w:r>
      <w:ins w:id="26" w:author="Janiak, Dean" w:date="2020-10-09T12:41:00Z">
        <w:r w:rsidR="004614D4">
          <w:rPr>
            <w:rFonts w:ascii="Arial" w:eastAsia="Arial" w:hAnsi="Arial" w:cs="Arial"/>
            <w:sz w:val="20"/>
            <w:szCs w:val="20"/>
          </w:rPr>
          <w:t xml:space="preserve">(0.5 liter per </w:t>
        </w:r>
      </w:ins>
      <w:ins w:id="27" w:author="Janiak, Dean" w:date="2020-10-09T12:47:00Z">
        <w:r w:rsidR="004614D4">
          <w:rPr>
            <w:rFonts w:ascii="Arial" w:eastAsia="Arial" w:hAnsi="Arial" w:cs="Arial"/>
            <w:sz w:val="20"/>
            <w:szCs w:val="20"/>
          </w:rPr>
          <w:t xml:space="preserve">bio-box) </w:t>
        </w:r>
      </w:ins>
      <w:del w:id="28" w:author="Janiak, Dean" w:date="2020-10-09T12:41:00Z">
        <w:r w:rsidRPr="00366E27" w:rsidDel="004614D4">
          <w:rPr>
            <w:rFonts w:ascii="Arial" w:eastAsia="Arial" w:hAnsi="Arial" w:cs="Arial"/>
            <w:sz w:val="20"/>
            <w:szCs w:val="20"/>
          </w:rPr>
          <w:delText>70</w:delText>
        </w:r>
      </w:del>
    </w:p>
    <w:p w14:paraId="1C89F249" w14:textId="760DB4F3" w:rsidR="00582612" w:rsidRPr="00366E27" w:rsidRDefault="00366E27" w:rsidP="00366E27">
      <w:pPr>
        <w:pStyle w:val="ListParagraph"/>
        <w:numPr>
          <w:ilvl w:val="0"/>
          <w:numId w:val="6"/>
        </w:numPr>
        <w:ind w:left="360"/>
        <w:rPr>
          <w:sz w:val="20"/>
          <w:szCs w:val="20"/>
        </w:rPr>
      </w:pPr>
      <w:r w:rsidRPr="00366E27">
        <w:rPr>
          <w:rFonts w:ascii="Arial" w:eastAsia="Arial" w:hAnsi="Arial" w:cs="Arial"/>
          <w:sz w:val="20"/>
          <w:szCs w:val="20"/>
        </w:rPr>
        <w:t xml:space="preserve">Large </w:t>
      </w:r>
      <w:ins w:id="29" w:author="Janiak, Dean" w:date="2020-10-09T12:40:00Z">
        <w:r w:rsidR="004614D4">
          <w:rPr>
            <w:rFonts w:ascii="Arial" w:eastAsia="Arial" w:hAnsi="Arial" w:cs="Arial"/>
            <w:sz w:val="20"/>
            <w:szCs w:val="20"/>
          </w:rPr>
          <w:t xml:space="preserve">enough </w:t>
        </w:r>
      </w:ins>
      <w:r w:rsidRPr="00366E27">
        <w:rPr>
          <w:rFonts w:ascii="Arial" w:eastAsia="Arial" w:hAnsi="Arial" w:cs="Arial"/>
          <w:sz w:val="20"/>
          <w:szCs w:val="20"/>
        </w:rPr>
        <w:t>tray</w:t>
      </w:r>
      <w:ins w:id="30" w:author="Janiak, Dean" w:date="2020-10-09T12:40:00Z">
        <w:r w:rsidR="004614D4">
          <w:rPr>
            <w:rFonts w:ascii="Arial" w:eastAsia="Arial" w:hAnsi="Arial" w:cs="Arial"/>
            <w:sz w:val="20"/>
            <w:szCs w:val="20"/>
          </w:rPr>
          <w:t xml:space="preserve"> to place bio-box in</w:t>
        </w:r>
      </w:ins>
      <w:ins w:id="31" w:author="Janiak, Dean" w:date="2020-10-09T12:47:00Z">
        <w:r w:rsidR="004614D4">
          <w:rPr>
            <w:rFonts w:ascii="Arial" w:eastAsia="Arial" w:hAnsi="Arial" w:cs="Arial"/>
            <w:sz w:val="20"/>
            <w:szCs w:val="20"/>
          </w:rPr>
          <w:t xml:space="preserve"> for sorting in field</w:t>
        </w:r>
      </w:ins>
    </w:p>
    <w:p w14:paraId="7320A9F1" w14:textId="77777777" w:rsidR="00582612" w:rsidRDefault="00582612">
      <w:pPr>
        <w:spacing w:line="200" w:lineRule="exact"/>
        <w:rPr>
          <w:sz w:val="20"/>
          <w:szCs w:val="20"/>
        </w:rPr>
      </w:pPr>
    </w:p>
    <w:p w14:paraId="47247112" w14:textId="77777777" w:rsidR="00582612" w:rsidRDefault="00582612">
      <w:pPr>
        <w:spacing w:line="396" w:lineRule="exact"/>
        <w:rPr>
          <w:sz w:val="20"/>
          <w:szCs w:val="20"/>
        </w:rPr>
      </w:pPr>
    </w:p>
    <w:p w14:paraId="5C129661" w14:textId="79EC03B8" w:rsidR="00582612" w:rsidRDefault="00366E27">
      <w:pPr>
        <w:jc w:val="right"/>
        <w:rPr>
          <w:sz w:val="20"/>
          <w:szCs w:val="20"/>
        </w:rPr>
      </w:pPr>
      <w:r>
        <w:rPr>
          <w:rFonts w:ascii="Arial" w:eastAsia="Arial" w:hAnsi="Arial" w:cs="Arial"/>
          <w:sz w:val="20"/>
          <w:szCs w:val="20"/>
        </w:rPr>
        <w:t>Figure 1: A fully constructed example of a biobox</w:t>
      </w:r>
      <w:ins w:id="32" w:author="Janiak, Dean" w:date="2020-10-09T13:04:00Z">
        <w:r w:rsidR="003E2811">
          <w:rPr>
            <w:rFonts w:ascii="Arial" w:eastAsia="Arial" w:hAnsi="Arial" w:cs="Arial"/>
            <w:sz w:val="20"/>
            <w:szCs w:val="20"/>
          </w:rPr>
          <w:t xml:space="preserve"> (0.5 x 0.5m)</w:t>
        </w:r>
      </w:ins>
      <w:r>
        <w:rPr>
          <w:rFonts w:ascii="Arial" w:eastAsia="Arial" w:hAnsi="Arial" w:cs="Arial"/>
          <w:sz w:val="20"/>
          <w:szCs w:val="20"/>
        </w:rPr>
        <w:t>.</w:t>
      </w:r>
    </w:p>
    <w:p w14:paraId="501FF515" w14:textId="77777777" w:rsidR="00582612" w:rsidRDefault="00582612">
      <w:pPr>
        <w:spacing w:line="200" w:lineRule="exact"/>
        <w:rPr>
          <w:sz w:val="20"/>
          <w:szCs w:val="20"/>
        </w:rPr>
      </w:pPr>
    </w:p>
    <w:p w14:paraId="750A0B68" w14:textId="77777777" w:rsidR="00582612" w:rsidRDefault="00582612">
      <w:pPr>
        <w:spacing w:line="200" w:lineRule="exact"/>
        <w:rPr>
          <w:sz w:val="20"/>
          <w:szCs w:val="20"/>
        </w:rPr>
      </w:pPr>
    </w:p>
    <w:p w14:paraId="1D647A63" w14:textId="77777777" w:rsidR="00582612" w:rsidRDefault="00582612">
      <w:pPr>
        <w:spacing w:line="200" w:lineRule="exact"/>
        <w:rPr>
          <w:sz w:val="20"/>
          <w:szCs w:val="20"/>
        </w:rPr>
      </w:pPr>
    </w:p>
    <w:p w14:paraId="32B7E721" w14:textId="77777777" w:rsidR="00582612" w:rsidRDefault="00582612">
      <w:pPr>
        <w:spacing w:line="200" w:lineRule="exact"/>
        <w:rPr>
          <w:sz w:val="20"/>
          <w:szCs w:val="20"/>
        </w:rPr>
      </w:pPr>
    </w:p>
    <w:p w14:paraId="542ABB8C" w14:textId="77777777" w:rsidR="00582612" w:rsidRDefault="00582612">
      <w:pPr>
        <w:spacing w:line="200" w:lineRule="exact"/>
        <w:rPr>
          <w:sz w:val="20"/>
          <w:szCs w:val="20"/>
        </w:rPr>
      </w:pPr>
    </w:p>
    <w:p w14:paraId="0669CC8B" w14:textId="77777777" w:rsidR="00582612" w:rsidRDefault="00582612">
      <w:pPr>
        <w:spacing w:line="200" w:lineRule="exact"/>
        <w:rPr>
          <w:sz w:val="20"/>
          <w:szCs w:val="20"/>
        </w:rPr>
      </w:pPr>
    </w:p>
    <w:p w14:paraId="23D8AC71" w14:textId="77777777" w:rsidR="00582612" w:rsidRDefault="00582612">
      <w:pPr>
        <w:spacing w:line="200" w:lineRule="exact"/>
        <w:rPr>
          <w:sz w:val="20"/>
          <w:szCs w:val="20"/>
        </w:rPr>
      </w:pPr>
    </w:p>
    <w:p w14:paraId="4A5C2A84" w14:textId="77777777" w:rsidR="00582612" w:rsidRDefault="00582612">
      <w:pPr>
        <w:spacing w:line="200" w:lineRule="exact"/>
        <w:rPr>
          <w:sz w:val="20"/>
          <w:szCs w:val="20"/>
        </w:rPr>
      </w:pPr>
    </w:p>
    <w:p w14:paraId="4CD7DE06" w14:textId="77777777" w:rsidR="00582612" w:rsidRDefault="00582612">
      <w:pPr>
        <w:spacing w:line="200" w:lineRule="exact"/>
        <w:rPr>
          <w:sz w:val="20"/>
          <w:szCs w:val="20"/>
        </w:rPr>
      </w:pPr>
    </w:p>
    <w:p w14:paraId="106D5E61" w14:textId="77777777" w:rsidR="00582612" w:rsidRDefault="00582612">
      <w:pPr>
        <w:spacing w:line="200" w:lineRule="exact"/>
        <w:rPr>
          <w:sz w:val="20"/>
          <w:szCs w:val="20"/>
        </w:rPr>
      </w:pPr>
    </w:p>
    <w:p w14:paraId="4ECA6CAE" w14:textId="77777777" w:rsidR="00582612" w:rsidRDefault="00582612">
      <w:pPr>
        <w:spacing w:line="200" w:lineRule="exact"/>
        <w:rPr>
          <w:sz w:val="20"/>
          <w:szCs w:val="20"/>
        </w:rPr>
      </w:pPr>
    </w:p>
    <w:p w14:paraId="46B826F4" w14:textId="77777777" w:rsidR="00582612" w:rsidRDefault="00582612">
      <w:pPr>
        <w:spacing w:line="332" w:lineRule="exact"/>
        <w:rPr>
          <w:sz w:val="20"/>
          <w:szCs w:val="20"/>
        </w:rPr>
      </w:pPr>
    </w:p>
    <w:p w14:paraId="21BB2D05" w14:textId="77777777" w:rsidR="00582612" w:rsidRDefault="00366E27">
      <w:pPr>
        <w:ind w:right="40"/>
        <w:jc w:val="center"/>
        <w:rPr>
          <w:sz w:val="20"/>
          <w:szCs w:val="20"/>
        </w:rPr>
      </w:pPr>
      <w:r>
        <w:rPr>
          <w:rFonts w:ascii="Arial" w:eastAsia="Arial" w:hAnsi="Arial" w:cs="Arial"/>
          <w:sz w:val="20"/>
          <w:szCs w:val="20"/>
        </w:rPr>
        <w:lastRenderedPageBreak/>
        <w:t>1</w:t>
      </w:r>
    </w:p>
    <w:p w14:paraId="24BACC25" w14:textId="77777777" w:rsidR="00582612" w:rsidRDefault="00582612">
      <w:pPr>
        <w:sectPr w:rsidR="00582612">
          <w:pgSz w:w="12240" w:h="15840"/>
          <w:pgMar w:top="1045" w:right="1400" w:bottom="272" w:left="1440" w:header="0" w:footer="0" w:gutter="0"/>
          <w:cols w:space="720" w:equalWidth="0">
            <w:col w:w="9400"/>
          </w:cols>
        </w:sectPr>
      </w:pPr>
    </w:p>
    <w:p w14:paraId="2D366B2E" w14:textId="77777777" w:rsidR="00582612" w:rsidRDefault="00366E27">
      <w:pPr>
        <w:ind w:left="6720"/>
        <w:rPr>
          <w:sz w:val="20"/>
          <w:szCs w:val="20"/>
        </w:rPr>
      </w:pPr>
      <w:bookmarkStart w:id="33" w:name="page3"/>
      <w:bookmarkEnd w:id="33"/>
      <w:r>
        <w:rPr>
          <w:rFonts w:ascii="Arial" w:eastAsia="Arial" w:hAnsi="Arial" w:cs="Arial"/>
          <w:noProof/>
          <w:sz w:val="19"/>
          <w:szCs w:val="19"/>
        </w:rPr>
        <w:lastRenderedPageBreak/>
        <w:drawing>
          <wp:anchor distT="0" distB="0" distL="114300" distR="114300" simplePos="0" relativeHeight="251660288" behindDoc="1" locked="0" layoutInCell="0" allowOverlap="1" wp14:anchorId="0E563597" wp14:editId="1C529F26">
            <wp:simplePos x="0" y="0"/>
            <wp:positionH relativeFrom="page">
              <wp:posOffset>914400</wp:posOffset>
            </wp:positionH>
            <wp:positionV relativeFrom="page">
              <wp:posOffset>446405</wp:posOffset>
            </wp:positionV>
            <wp:extent cx="1052830" cy="360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19"/>
          <w:szCs w:val="19"/>
        </w:rPr>
        <w:t>Oyster Reef Associated Fauna</w:t>
      </w:r>
    </w:p>
    <w:p w14:paraId="1BBA7EFB" w14:textId="77777777" w:rsidR="00582612" w:rsidRDefault="00582612">
      <w:pPr>
        <w:spacing w:line="200" w:lineRule="exact"/>
        <w:rPr>
          <w:sz w:val="20"/>
          <w:szCs w:val="20"/>
        </w:rPr>
      </w:pPr>
    </w:p>
    <w:p w14:paraId="5CA630A8" w14:textId="77777777" w:rsidR="00582612" w:rsidRDefault="00582612">
      <w:pPr>
        <w:spacing w:line="304" w:lineRule="exact"/>
        <w:rPr>
          <w:sz w:val="20"/>
          <w:szCs w:val="20"/>
        </w:rPr>
      </w:pPr>
    </w:p>
    <w:p w14:paraId="6EA59630" w14:textId="77777777" w:rsidR="00582612" w:rsidRDefault="00366E27">
      <w:pPr>
        <w:rPr>
          <w:sz w:val="20"/>
          <w:szCs w:val="20"/>
        </w:rPr>
      </w:pPr>
      <w:r>
        <w:rPr>
          <w:rFonts w:ascii="Arial" w:eastAsia="Arial" w:hAnsi="Arial" w:cs="Arial"/>
          <w:b/>
          <w:bCs/>
          <w:sz w:val="24"/>
          <w:szCs w:val="24"/>
        </w:rPr>
        <w:t>Methods</w:t>
      </w:r>
    </w:p>
    <w:p w14:paraId="617FA4A0" w14:textId="77777777" w:rsidR="00582612" w:rsidRDefault="00582612">
      <w:pPr>
        <w:spacing w:line="139" w:lineRule="exact"/>
        <w:rPr>
          <w:sz w:val="20"/>
          <w:szCs w:val="20"/>
        </w:rPr>
      </w:pPr>
    </w:p>
    <w:p w14:paraId="78DB6B42" w14:textId="77777777" w:rsidR="00582612" w:rsidRDefault="00366E27">
      <w:pPr>
        <w:rPr>
          <w:sz w:val="20"/>
          <w:szCs w:val="20"/>
        </w:rPr>
      </w:pPr>
      <w:r>
        <w:rPr>
          <w:rFonts w:ascii="Arial" w:eastAsia="Arial" w:hAnsi="Arial" w:cs="Arial"/>
          <w:sz w:val="20"/>
          <w:szCs w:val="20"/>
          <w:u w:val="single"/>
        </w:rPr>
        <w:t>Preparation:</w:t>
      </w:r>
    </w:p>
    <w:p w14:paraId="14AEBAB7" w14:textId="77777777" w:rsidR="00582612" w:rsidRDefault="00582612">
      <w:pPr>
        <w:spacing w:line="29" w:lineRule="exact"/>
        <w:rPr>
          <w:sz w:val="20"/>
          <w:szCs w:val="20"/>
        </w:rPr>
      </w:pPr>
    </w:p>
    <w:p w14:paraId="0E3DBC26" w14:textId="77777777" w:rsidR="00582612" w:rsidRDefault="00366E2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 xml:space="preserve">Review the MarineGEO </w:t>
      </w:r>
      <w:r>
        <w:rPr>
          <w:rFonts w:ascii="Arial" w:eastAsia="Arial" w:hAnsi="Arial" w:cs="Arial"/>
          <w:sz w:val="20"/>
          <w:szCs w:val="20"/>
          <w:u w:val="single"/>
        </w:rPr>
        <w:t>Oyster Reef Habitat Survey Design</w:t>
      </w:r>
      <w:r>
        <w:rPr>
          <w:rFonts w:ascii="Arial" w:eastAsia="Arial" w:hAnsi="Arial" w:cs="Arial"/>
          <w:sz w:val="20"/>
          <w:szCs w:val="20"/>
        </w:rPr>
        <w:t xml:space="preserve"> for selection of permanent sites.</w:t>
      </w:r>
    </w:p>
    <w:p w14:paraId="7167C416" w14:textId="77777777" w:rsidR="00582612" w:rsidRDefault="00582612">
      <w:pPr>
        <w:spacing w:line="9" w:lineRule="exact"/>
        <w:rPr>
          <w:rFonts w:ascii="Arial" w:eastAsia="Arial" w:hAnsi="Arial" w:cs="Arial"/>
          <w:sz w:val="20"/>
          <w:szCs w:val="20"/>
        </w:rPr>
      </w:pPr>
    </w:p>
    <w:p w14:paraId="34DA685E" w14:textId="77777777" w:rsidR="00582612" w:rsidRDefault="00366E2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Deploy bio-boxes in triplicate at each site 1.5 – 2 months prior to sampling.</w:t>
      </w:r>
    </w:p>
    <w:p w14:paraId="39E2B90A" w14:textId="77777777" w:rsidR="00582612" w:rsidRDefault="00582612">
      <w:pPr>
        <w:spacing w:line="9" w:lineRule="exact"/>
        <w:rPr>
          <w:rFonts w:ascii="Arial" w:eastAsia="Arial" w:hAnsi="Arial" w:cs="Arial"/>
          <w:sz w:val="20"/>
          <w:szCs w:val="20"/>
        </w:rPr>
      </w:pPr>
    </w:p>
    <w:p w14:paraId="49E174C5" w14:textId="77777777" w:rsidR="00582612" w:rsidRDefault="00366E2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Become familiar with the methodology prior to going out into the field to conduct sampling.</w:t>
      </w:r>
    </w:p>
    <w:p w14:paraId="694995FC" w14:textId="77777777" w:rsidR="00582612" w:rsidRDefault="00582612">
      <w:pPr>
        <w:spacing w:line="9" w:lineRule="exact"/>
        <w:rPr>
          <w:rFonts w:ascii="Arial" w:eastAsia="Arial" w:hAnsi="Arial" w:cs="Arial"/>
          <w:sz w:val="20"/>
          <w:szCs w:val="20"/>
        </w:rPr>
      </w:pPr>
    </w:p>
    <w:p w14:paraId="470BDE61" w14:textId="77777777" w:rsidR="00582612" w:rsidRDefault="00366E2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Print datasheets on waterproof paper.</w:t>
      </w:r>
    </w:p>
    <w:p w14:paraId="2D5F166A" w14:textId="77777777" w:rsidR="00582612" w:rsidRDefault="00582612">
      <w:pPr>
        <w:spacing w:line="9" w:lineRule="exact"/>
        <w:rPr>
          <w:rFonts w:ascii="Arial" w:eastAsia="Arial" w:hAnsi="Arial" w:cs="Arial"/>
          <w:sz w:val="20"/>
          <w:szCs w:val="20"/>
        </w:rPr>
      </w:pPr>
    </w:p>
    <w:p w14:paraId="33EBBEEB" w14:textId="77777777" w:rsidR="00582612" w:rsidRDefault="00366E27">
      <w:pPr>
        <w:numPr>
          <w:ilvl w:val="0"/>
          <w:numId w:val="3"/>
        </w:numPr>
        <w:tabs>
          <w:tab w:val="left" w:pos="500"/>
        </w:tabs>
        <w:ind w:left="500" w:hanging="256"/>
        <w:rPr>
          <w:rFonts w:ascii="Arial" w:eastAsia="Arial" w:hAnsi="Arial" w:cs="Arial"/>
          <w:sz w:val="20"/>
          <w:szCs w:val="20"/>
        </w:rPr>
      </w:pPr>
      <w:r>
        <w:rPr>
          <w:rFonts w:ascii="Arial" w:eastAsia="Arial" w:hAnsi="Arial" w:cs="Arial"/>
          <w:sz w:val="20"/>
          <w:szCs w:val="20"/>
        </w:rPr>
        <w:t>Sampling is typically done at a low tide when the oyster reef is exposed.</w:t>
      </w:r>
    </w:p>
    <w:p w14:paraId="7608121D" w14:textId="77777777" w:rsidR="00582612" w:rsidRDefault="00582612">
      <w:pPr>
        <w:spacing w:line="268" w:lineRule="exact"/>
        <w:rPr>
          <w:sz w:val="20"/>
          <w:szCs w:val="20"/>
        </w:rPr>
      </w:pPr>
    </w:p>
    <w:p w14:paraId="2EABCD16" w14:textId="77777777" w:rsidR="00582612" w:rsidRDefault="00366E27">
      <w:pPr>
        <w:rPr>
          <w:sz w:val="20"/>
          <w:szCs w:val="20"/>
        </w:rPr>
      </w:pPr>
      <w:r>
        <w:rPr>
          <w:rFonts w:ascii="Arial" w:eastAsia="Arial" w:hAnsi="Arial" w:cs="Arial"/>
          <w:sz w:val="20"/>
          <w:szCs w:val="20"/>
          <w:u w:val="single"/>
        </w:rPr>
        <w:t>Fieldwork:</w:t>
      </w:r>
    </w:p>
    <w:p w14:paraId="0FE783DC" w14:textId="77777777" w:rsidR="00582612" w:rsidRDefault="00582612">
      <w:pPr>
        <w:spacing w:line="29" w:lineRule="exact"/>
        <w:rPr>
          <w:sz w:val="20"/>
          <w:szCs w:val="20"/>
        </w:rPr>
      </w:pPr>
    </w:p>
    <w:p w14:paraId="3FBA519C" w14:textId="35F14F01" w:rsidR="00582612" w:rsidRDefault="00366E27">
      <w:pPr>
        <w:numPr>
          <w:ilvl w:val="0"/>
          <w:numId w:val="4"/>
        </w:numPr>
        <w:tabs>
          <w:tab w:val="left" w:pos="507"/>
        </w:tabs>
        <w:spacing w:line="249" w:lineRule="auto"/>
        <w:ind w:left="500" w:hanging="256"/>
        <w:jc w:val="both"/>
        <w:rPr>
          <w:rFonts w:ascii="Arial" w:eastAsia="Arial" w:hAnsi="Arial" w:cs="Arial"/>
          <w:sz w:val="20"/>
          <w:szCs w:val="20"/>
        </w:rPr>
      </w:pPr>
      <w:r>
        <w:rPr>
          <w:rFonts w:ascii="Arial" w:eastAsia="Arial" w:hAnsi="Arial" w:cs="Arial"/>
          <w:sz w:val="20"/>
          <w:szCs w:val="20"/>
        </w:rPr>
        <w:t xml:space="preserve">Deploy 3 bio-boxes per reef approximately 1.5 – 2 months before field sampling during a low tide. Oysters should be excavated, and bio-boxes placed into the substrate so that the top of the box is level with the substrate. Fill the bio-box with </w:t>
      </w:r>
      <w:ins w:id="34" w:author="Janiak, Dean" w:date="2020-12-04T14:22:00Z">
        <w:r w:rsidR="00D64823">
          <w:rPr>
            <w:rFonts w:ascii="Arial" w:eastAsia="Arial" w:hAnsi="Arial" w:cs="Arial"/>
            <w:sz w:val="20"/>
            <w:szCs w:val="20"/>
          </w:rPr>
          <w:t xml:space="preserve">the excavated </w:t>
        </w:r>
      </w:ins>
      <w:r>
        <w:rPr>
          <w:rFonts w:ascii="Arial" w:eastAsia="Arial" w:hAnsi="Arial" w:cs="Arial"/>
          <w:sz w:val="20"/>
          <w:szCs w:val="20"/>
        </w:rPr>
        <w:t>oysters such that it resembles the density of the reef. In high wave areas, bio-boxes can be secured with rebar or plastic dowels though in general, the weight of the oysters inside the box is suﬃcient to hold them in place.</w:t>
      </w:r>
      <w:ins w:id="35" w:author="Janiak, Dean" w:date="2020-12-04T14:22:00Z">
        <w:r w:rsidR="00D64823">
          <w:rPr>
            <w:rFonts w:ascii="Arial" w:eastAsia="Arial" w:hAnsi="Arial" w:cs="Arial"/>
            <w:sz w:val="20"/>
            <w:szCs w:val="20"/>
          </w:rPr>
          <w:t xml:space="preserve">  Bio-box l</w:t>
        </w:r>
      </w:ins>
      <w:ins w:id="36" w:author="Janiak, Dean" w:date="2020-12-04T14:23:00Z">
        <w:r w:rsidR="00D64823">
          <w:rPr>
            <w:rFonts w:ascii="Arial" w:eastAsia="Arial" w:hAnsi="Arial" w:cs="Arial"/>
            <w:sz w:val="20"/>
            <w:szCs w:val="20"/>
          </w:rPr>
          <w:t>ocations should fall within reef itself, however, to avoid excessive damage to the reef, bio-boxes can be place</w:t>
        </w:r>
      </w:ins>
      <w:ins w:id="37" w:author="Janiak, Dean" w:date="2020-12-04T14:29:00Z">
        <w:r w:rsidR="00D64823">
          <w:rPr>
            <w:rFonts w:ascii="Arial" w:eastAsia="Arial" w:hAnsi="Arial" w:cs="Arial"/>
            <w:sz w:val="20"/>
            <w:szCs w:val="20"/>
          </w:rPr>
          <w:t>d</w:t>
        </w:r>
      </w:ins>
      <w:ins w:id="38" w:author="Janiak, Dean" w:date="2020-12-04T14:23:00Z">
        <w:r w:rsidR="00D64823">
          <w:rPr>
            <w:rFonts w:ascii="Arial" w:eastAsia="Arial" w:hAnsi="Arial" w:cs="Arial"/>
            <w:sz w:val="20"/>
            <w:szCs w:val="20"/>
          </w:rPr>
          <w:t xml:space="preserve"> at the edge of the reef.  </w:t>
        </w:r>
      </w:ins>
      <w:ins w:id="39" w:author="Janiak, Dean" w:date="2020-12-04T14:24:00Z">
        <w:r w:rsidR="00D64823">
          <w:rPr>
            <w:rFonts w:ascii="Arial" w:eastAsia="Arial" w:hAnsi="Arial" w:cs="Arial"/>
            <w:sz w:val="20"/>
            <w:szCs w:val="20"/>
          </w:rPr>
          <w:t xml:space="preserve">Keep replicates several meters apart from each other. </w:t>
        </w:r>
      </w:ins>
    </w:p>
    <w:p w14:paraId="69D99A79" w14:textId="77777777" w:rsidR="00582612" w:rsidRDefault="00582612">
      <w:pPr>
        <w:spacing w:line="2" w:lineRule="exact"/>
        <w:rPr>
          <w:rFonts w:ascii="Arial" w:eastAsia="Arial" w:hAnsi="Arial" w:cs="Arial"/>
          <w:sz w:val="20"/>
          <w:szCs w:val="20"/>
        </w:rPr>
      </w:pPr>
    </w:p>
    <w:p w14:paraId="5C07F4C3" w14:textId="6864FD38" w:rsidR="00582612" w:rsidRDefault="00366E27">
      <w:pPr>
        <w:numPr>
          <w:ilvl w:val="0"/>
          <w:numId w:val="4"/>
        </w:numPr>
        <w:tabs>
          <w:tab w:val="left" w:pos="500"/>
        </w:tabs>
        <w:spacing w:line="249" w:lineRule="auto"/>
        <w:ind w:left="500" w:right="20" w:hanging="256"/>
        <w:jc w:val="both"/>
        <w:rPr>
          <w:rFonts w:ascii="Arial" w:eastAsia="Arial" w:hAnsi="Arial" w:cs="Arial"/>
          <w:sz w:val="20"/>
          <w:szCs w:val="20"/>
        </w:rPr>
      </w:pPr>
      <w:r>
        <w:rPr>
          <w:rFonts w:ascii="Arial" w:eastAsia="Arial" w:hAnsi="Arial" w:cs="Arial"/>
          <w:sz w:val="20"/>
          <w:szCs w:val="20"/>
        </w:rPr>
        <w:t xml:space="preserve">After the allotted time for colonization, return to the reef </w:t>
      </w:r>
      <w:del w:id="40" w:author="Janiak, Dean" w:date="2020-10-09T13:03:00Z">
        <w:r w:rsidDel="00F174E8">
          <w:rPr>
            <w:rFonts w:ascii="Arial" w:eastAsia="Arial" w:hAnsi="Arial" w:cs="Arial"/>
            <w:sz w:val="20"/>
            <w:szCs w:val="20"/>
          </w:rPr>
          <w:delText xml:space="preserve">can </w:delText>
        </w:r>
      </w:del>
      <w:ins w:id="41" w:author="Janiak, Dean" w:date="2020-10-09T13:03:00Z">
        <w:r w:rsidR="00F174E8">
          <w:rPr>
            <w:rFonts w:ascii="Arial" w:eastAsia="Arial" w:hAnsi="Arial" w:cs="Arial"/>
            <w:sz w:val="20"/>
            <w:szCs w:val="20"/>
          </w:rPr>
          <w:t xml:space="preserve">to </w:t>
        </w:r>
      </w:ins>
      <w:r>
        <w:rPr>
          <w:rFonts w:ascii="Arial" w:eastAsia="Arial" w:hAnsi="Arial" w:cs="Arial"/>
          <w:sz w:val="20"/>
          <w:szCs w:val="20"/>
        </w:rPr>
        <w:t xml:space="preserve">collect </w:t>
      </w:r>
      <w:del w:id="42" w:author="Janiak, Dean" w:date="2020-10-09T13:03:00Z">
        <w:r w:rsidDel="003E2811">
          <w:rPr>
            <w:rFonts w:ascii="Arial" w:eastAsia="Arial" w:hAnsi="Arial" w:cs="Arial"/>
            <w:sz w:val="20"/>
            <w:szCs w:val="20"/>
          </w:rPr>
          <w:delText xml:space="preserve">the </w:delText>
        </w:r>
      </w:del>
      <w:r>
        <w:rPr>
          <w:rFonts w:ascii="Arial" w:eastAsia="Arial" w:hAnsi="Arial" w:cs="Arial"/>
          <w:sz w:val="20"/>
          <w:szCs w:val="20"/>
        </w:rPr>
        <w:t>bio-boxes. This is typically done when other sampling is being conducted. To do this, lift the bio-box and immediately place it in a large</w:t>
      </w:r>
      <w:ins w:id="43" w:author="Janiak, Dean" w:date="2020-12-04T14:30:00Z">
        <w:r w:rsidR="00D64823">
          <w:rPr>
            <w:rFonts w:ascii="Arial" w:eastAsia="Arial" w:hAnsi="Arial" w:cs="Arial"/>
            <w:sz w:val="20"/>
            <w:szCs w:val="20"/>
          </w:rPr>
          <w:t xml:space="preserve"> tray.</w:t>
        </w:r>
      </w:ins>
      <w:del w:id="44" w:author="Janiak, Dean" w:date="2020-12-04T14:30:00Z">
        <w:r w:rsidDel="00D64823">
          <w:rPr>
            <w:rFonts w:ascii="Arial" w:eastAsia="Arial" w:hAnsi="Arial" w:cs="Arial"/>
            <w:sz w:val="20"/>
            <w:szCs w:val="20"/>
          </w:rPr>
          <w:delText xml:space="preserve"> enough tray to fit the bio-box</w:delText>
        </w:r>
      </w:del>
      <w:r>
        <w:rPr>
          <w:rFonts w:ascii="Arial" w:eastAsia="Arial" w:hAnsi="Arial" w:cs="Arial"/>
          <w:sz w:val="20"/>
          <w:szCs w:val="20"/>
        </w:rPr>
        <w:t>.</w:t>
      </w:r>
      <w:ins w:id="45" w:author="Janiak, Dean" w:date="2020-12-04T14:26:00Z">
        <w:r w:rsidR="00D64823">
          <w:rPr>
            <w:rFonts w:ascii="Arial" w:eastAsia="Arial" w:hAnsi="Arial" w:cs="Arial"/>
            <w:sz w:val="20"/>
            <w:szCs w:val="20"/>
          </w:rPr>
          <w:t xml:space="preserve">  For subtidal sites, remove the bio-box from the substrate and return to the surface to place </w:t>
        </w:r>
      </w:ins>
      <w:ins w:id="46" w:author="Janiak, Dean" w:date="2020-12-04T14:27:00Z">
        <w:r w:rsidR="00D64823">
          <w:rPr>
            <w:rFonts w:ascii="Arial" w:eastAsia="Arial" w:hAnsi="Arial" w:cs="Arial"/>
            <w:sz w:val="20"/>
            <w:szCs w:val="20"/>
          </w:rPr>
          <w:t xml:space="preserve">within the sorting tray.  </w:t>
        </w:r>
      </w:ins>
    </w:p>
    <w:p w14:paraId="3845D0C1" w14:textId="77777777" w:rsidR="00582612" w:rsidRDefault="00582612">
      <w:pPr>
        <w:spacing w:line="1" w:lineRule="exact"/>
        <w:rPr>
          <w:rFonts w:ascii="Arial" w:eastAsia="Arial" w:hAnsi="Arial" w:cs="Arial"/>
          <w:sz w:val="20"/>
          <w:szCs w:val="20"/>
        </w:rPr>
      </w:pPr>
    </w:p>
    <w:p w14:paraId="696655E0" w14:textId="1032656A" w:rsidR="00582612" w:rsidRDefault="00366E27">
      <w:pPr>
        <w:numPr>
          <w:ilvl w:val="0"/>
          <w:numId w:val="4"/>
        </w:numPr>
        <w:tabs>
          <w:tab w:val="left" w:pos="500"/>
        </w:tabs>
        <w:spacing w:line="249" w:lineRule="auto"/>
        <w:ind w:left="500" w:right="20" w:hanging="256"/>
        <w:jc w:val="both"/>
        <w:rPr>
          <w:rFonts w:ascii="Arial" w:eastAsia="Arial" w:hAnsi="Arial" w:cs="Arial"/>
          <w:sz w:val="20"/>
          <w:szCs w:val="20"/>
        </w:rPr>
      </w:pPr>
      <w:r>
        <w:rPr>
          <w:rFonts w:ascii="Arial" w:eastAsia="Arial" w:hAnsi="Arial" w:cs="Arial"/>
          <w:sz w:val="20"/>
          <w:szCs w:val="20"/>
        </w:rPr>
        <w:t>Carefully pick up material and collect all associated</w:t>
      </w:r>
      <w:ins w:id="47" w:author="Janiak, Dean" w:date="2020-12-04T14:27:00Z">
        <w:r w:rsidR="00D64823">
          <w:rPr>
            <w:rFonts w:ascii="Arial" w:eastAsia="Arial" w:hAnsi="Arial" w:cs="Arial"/>
            <w:sz w:val="20"/>
            <w:szCs w:val="20"/>
          </w:rPr>
          <w:t xml:space="preserve"> macro</w:t>
        </w:r>
      </w:ins>
      <w:del w:id="48" w:author="Janiak, Dean" w:date="2020-12-04T14:27:00Z">
        <w:r w:rsidDel="00D64823">
          <w:rPr>
            <w:rFonts w:ascii="Arial" w:eastAsia="Arial" w:hAnsi="Arial" w:cs="Arial"/>
            <w:sz w:val="20"/>
            <w:szCs w:val="20"/>
          </w:rPr>
          <w:delText xml:space="preserve"> </w:delText>
        </w:r>
      </w:del>
      <w:r>
        <w:rPr>
          <w:rFonts w:ascii="Arial" w:eastAsia="Arial" w:hAnsi="Arial" w:cs="Arial"/>
          <w:sz w:val="20"/>
          <w:szCs w:val="20"/>
        </w:rPr>
        <w:t>fauna either using fingers or forceps and place into a labeled sampling container. Spend a good amount of time with oyster clusters as crabs can easily hide and be diﬃcult to locate. Larger crabs and fish can be noted as found and released alive.</w:t>
      </w:r>
      <w:ins w:id="49" w:author="Janiak, Dean" w:date="2020-12-04T14:27:00Z">
        <w:r w:rsidR="00D64823">
          <w:rPr>
            <w:rFonts w:ascii="Arial" w:eastAsia="Arial" w:hAnsi="Arial" w:cs="Arial"/>
            <w:sz w:val="20"/>
            <w:szCs w:val="20"/>
          </w:rPr>
          <w:t xml:space="preserve">  Within </w:t>
        </w:r>
      </w:ins>
      <w:ins w:id="50" w:author="Janiak, Dean" w:date="2020-12-04T14:28:00Z">
        <w:r w:rsidR="00D64823">
          <w:rPr>
            <w:rFonts w:ascii="Arial" w:eastAsia="Arial" w:hAnsi="Arial" w:cs="Arial"/>
            <w:sz w:val="20"/>
            <w:szCs w:val="20"/>
          </w:rPr>
          <w:t>the reef, abundant smaller mobile fauna (polychaetes, amphipods, etc.) can be found.  If possible</w:t>
        </w:r>
      </w:ins>
      <w:ins w:id="51" w:author="Janiak, Dean" w:date="2020-12-04T14:34:00Z">
        <w:r w:rsidR="007A378B">
          <w:rPr>
            <w:rFonts w:ascii="Arial" w:eastAsia="Arial" w:hAnsi="Arial" w:cs="Arial"/>
            <w:sz w:val="20"/>
            <w:szCs w:val="20"/>
          </w:rPr>
          <w:t>,</w:t>
        </w:r>
      </w:ins>
      <w:ins w:id="52" w:author="Janiak, Dean" w:date="2020-12-04T14:28:00Z">
        <w:r w:rsidR="00D64823">
          <w:rPr>
            <w:rFonts w:ascii="Arial" w:eastAsia="Arial" w:hAnsi="Arial" w:cs="Arial"/>
            <w:sz w:val="20"/>
            <w:szCs w:val="20"/>
          </w:rPr>
          <w:t xml:space="preserve"> these can be collected</w:t>
        </w:r>
      </w:ins>
      <w:ins w:id="53" w:author="Janiak, Dean" w:date="2020-12-04T14:30:00Z">
        <w:r w:rsidR="00D64823">
          <w:rPr>
            <w:rFonts w:ascii="Arial" w:eastAsia="Arial" w:hAnsi="Arial" w:cs="Arial"/>
            <w:sz w:val="20"/>
            <w:szCs w:val="20"/>
          </w:rPr>
          <w:t xml:space="preserve"> and noted as present/absence</w:t>
        </w:r>
      </w:ins>
      <w:ins w:id="54" w:author="Janiak, Dean" w:date="2020-12-04T14:28:00Z">
        <w:r w:rsidR="00D64823">
          <w:rPr>
            <w:rFonts w:ascii="Arial" w:eastAsia="Arial" w:hAnsi="Arial" w:cs="Arial"/>
            <w:sz w:val="20"/>
            <w:szCs w:val="20"/>
          </w:rPr>
          <w:t xml:space="preserve">, however, the focus here is on larger </w:t>
        </w:r>
      </w:ins>
      <w:ins w:id="55" w:author="Janiak, Dean" w:date="2020-12-04T14:29:00Z">
        <w:r w:rsidR="00D64823">
          <w:rPr>
            <w:rFonts w:ascii="Arial" w:eastAsia="Arial" w:hAnsi="Arial" w:cs="Arial"/>
            <w:sz w:val="20"/>
            <w:szCs w:val="20"/>
          </w:rPr>
          <w:t>invertebrates</w:t>
        </w:r>
      </w:ins>
      <w:ins w:id="56" w:author="Janiak, Dean" w:date="2020-12-04T14:41:00Z">
        <w:r w:rsidR="007A378B">
          <w:rPr>
            <w:rFonts w:ascii="Arial" w:eastAsia="Arial" w:hAnsi="Arial" w:cs="Arial"/>
            <w:sz w:val="20"/>
            <w:szCs w:val="20"/>
          </w:rPr>
          <w:t xml:space="preserve"> (&gt; 5 mm)</w:t>
        </w:r>
      </w:ins>
      <w:ins w:id="57" w:author="Janiak, Dean" w:date="2020-12-04T14:29:00Z">
        <w:r w:rsidR="00D64823">
          <w:rPr>
            <w:rFonts w:ascii="Arial" w:eastAsia="Arial" w:hAnsi="Arial" w:cs="Arial"/>
            <w:sz w:val="20"/>
            <w:szCs w:val="20"/>
          </w:rPr>
          <w:t xml:space="preserve"> and fish.</w:t>
        </w:r>
      </w:ins>
      <w:ins w:id="58" w:author="Janiak, Dean" w:date="2020-12-04T14:35:00Z">
        <w:r w:rsidR="007A378B">
          <w:rPr>
            <w:rFonts w:ascii="Arial" w:eastAsia="Arial" w:hAnsi="Arial" w:cs="Arial"/>
            <w:sz w:val="20"/>
            <w:szCs w:val="20"/>
          </w:rPr>
          <w:t xml:space="preserve">  Field collections of smaller species are time-consuming and often lead to </w:t>
        </w:r>
      </w:ins>
      <w:ins w:id="59" w:author="Janiak, Dean" w:date="2020-12-04T14:36:00Z">
        <w:r w:rsidR="007A378B">
          <w:rPr>
            <w:rFonts w:ascii="Arial" w:eastAsia="Arial" w:hAnsi="Arial" w:cs="Arial"/>
            <w:sz w:val="20"/>
            <w:szCs w:val="20"/>
          </w:rPr>
          <w:t xml:space="preserve">underestimates.  </w:t>
        </w:r>
      </w:ins>
      <w:ins w:id="60" w:author="Janiak, Dean" w:date="2020-12-04T14:31:00Z">
        <w:r w:rsidR="00805152">
          <w:rPr>
            <w:rFonts w:ascii="Arial" w:eastAsia="Arial" w:hAnsi="Arial" w:cs="Arial"/>
            <w:sz w:val="20"/>
            <w:szCs w:val="20"/>
          </w:rPr>
          <w:t xml:space="preserve"> </w:t>
        </w:r>
      </w:ins>
      <w:ins w:id="61" w:author="Janiak, Dean" w:date="2020-12-04T14:29:00Z">
        <w:r w:rsidR="00D64823">
          <w:rPr>
            <w:rFonts w:ascii="Arial" w:eastAsia="Arial" w:hAnsi="Arial" w:cs="Arial"/>
            <w:sz w:val="20"/>
            <w:szCs w:val="20"/>
          </w:rPr>
          <w:t xml:space="preserve">  </w:t>
        </w:r>
      </w:ins>
    </w:p>
    <w:p w14:paraId="15F96372" w14:textId="77777777" w:rsidR="00582612" w:rsidRDefault="00582612">
      <w:pPr>
        <w:spacing w:line="1" w:lineRule="exact"/>
        <w:rPr>
          <w:rFonts w:ascii="Arial" w:eastAsia="Arial" w:hAnsi="Arial" w:cs="Arial"/>
          <w:sz w:val="20"/>
          <w:szCs w:val="20"/>
        </w:rPr>
      </w:pPr>
    </w:p>
    <w:p w14:paraId="1B68C390" w14:textId="0E8CA909" w:rsidR="00582612" w:rsidRDefault="00366E27">
      <w:pPr>
        <w:numPr>
          <w:ilvl w:val="0"/>
          <w:numId w:val="4"/>
        </w:numPr>
        <w:tabs>
          <w:tab w:val="left" w:pos="500"/>
        </w:tabs>
        <w:spacing w:line="249" w:lineRule="auto"/>
        <w:ind w:left="500" w:right="40" w:hanging="256"/>
        <w:rPr>
          <w:rFonts w:ascii="Arial" w:eastAsia="Arial" w:hAnsi="Arial" w:cs="Arial"/>
          <w:sz w:val="20"/>
          <w:szCs w:val="20"/>
        </w:rPr>
      </w:pPr>
      <w:r>
        <w:rPr>
          <w:rFonts w:ascii="Arial" w:eastAsia="Arial" w:hAnsi="Arial" w:cs="Arial"/>
          <w:sz w:val="20"/>
          <w:szCs w:val="20"/>
        </w:rPr>
        <w:t xml:space="preserve">Once all shells have been picked through, the rest of the sediment and smaller shell hash can be picked through in the tray or sieved. If sieving the material, a </w:t>
      </w:r>
      <w:del w:id="62" w:author="Janiak, Dean" w:date="2020-12-04T14:33:00Z">
        <w:r w:rsidDel="00805152">
          <w:rPr>
            <w:rFonts w:ascii="Arial" w:eastAsia="Arial" w:hAnsi="Arial" w:cs="Arial"/>
            <w:sz w:val="20"/>
            <w:szCs w:val="20"/>
          </w:rPr>
          <w:delText xml:space="preserve">1 mm </w:delText>
        </w:r>
      </w:del>
      <w:r>
        <w:rPr>
          <w:rFonts w:ascii="Arial" w:eastAsia="Arial" w:hAnsi="Arial" w:cs="Arial"/>
          <w:sz w:val="20"/>
          <w:szCs w:val="20"/>
        </w:rPr>
        <w:t xml:space="preserve">sieve </w:t>
      </w:r>
      <w:ins w:id="63" w:author="Janiak, Dean" w:date="2020-12-04T14:33:00Z">
        <w:r w:rsidR="00805152">
          <w:rPr>
            <w:rFonts w:ascii="Arial" w:eastAsia="Arial" w:hAnsi="Arial" w:cs="Arial"/>
            <w:sz w:val="20"/>
            <w:szCs w:val="20"/>
          </w:rPr>
          <w:t xml:space="preserve">size &lt; 6.25 mm </w:t>
        </w:r>
      </w:ins>
      <w:r>
        <w:rPr>
          <w:rFonts w:ascii="Arial" w:eastAsia="Arial" w:hAnsi="Arial" w:cs="Arial"/>
          <w:sz w:val="20"/>
          <w:szCs w:val="20"/>
        </w:rPr>
        <w:t>is recommended</w:t>
      </w:r>
      <w:ins w:id="64" w:author="Janiak, Dean" w:date="2020-12-04T14:33:00Z">
        <w:r w:rsidR="00805152">
          <w:rPr>
            <w:rFonts w:ascii="Arial" w:eastAsia="Arial" w:hAnsi="Arial" w:cs="Arial"/>
            <w:sz w:val="20"/>
            <w:szCs w:val="20"/>
          </w:rPr>
          <w:t xml:space="preserve"> as that is the size of the mesh on the bottom of each bio-box</w:t>
        </w:r>
      </w:ins>
      <w:r>
        <w:rPr>
          <w:rFonts w:ascii="Arial" w:eastAsia="Arial" w:hAnsi="Arial" w:cs="Arial"/>
          <w:sz w:val="20"/>
          <w:szCs w:val="20"/>
        </w:rPr>
        <w:t>.</w:t>
      </w:r>
    </w:p>
    <w:p w14:paraId="1D23392A" w14:textId="584A71B1" w:rsidR="00582612" w:rsidRDefault="00366E27">
      <w:pPr>
        <w:numPr>
          <w:ilvl w:val="0"/>
          <w:numId w:val="4"/>
        </w:numPr>
        <w:tabs>
          <w:tab w:val="left" w:pos="500"/>
        </w:tabs>
        <w:spacing w:line="302" w:lineRule="auto"/>
        <w:ind w:left="500" w:right="40" w:hanging="256"/>
        <w:rPr>
          <w:ins w:id="65" w:author="Janiak, Dean" w:date="2020-12-04T14:43:00Z"/>
          <w:rFonts w:ascii="Arial" w:eastAsia="Arial" w:hAnsi="Arial" w:cs="Arial"/>
          <w:sz w:val="20"/>
          <w:szCs w:val="20"/>
        </w:rPr>
      </w:pPr>
      <w:r>
        <w:rPr>
          <w:rFonts w:ascii="Arial" w:eastAsia="Arial" w:hAnsi="Arial" w:cs="Arial"/>
          <w:sz w:val="20"/>
          <w:szCs w:val="20"/>
        </w:rPr>
        <w:t>Sampling containers should have labels, filled with 70% ethanol in the field, and brought back to the lab to be processed at a later date.</w:t>
      </w:r>
    </w:p>
    <w:p w14:paraId="3AF874DC" w14:textId="52842D2B" w:rsidR="000D0B5E" w:rsidRDefault="000D0B5E">
      <w:pPr>
        <w:numPr>
          <w:ilvl w:val="0"/>
          <w:numId w:val="4"/>
        </w:numPr>
        <w:tabs>
          <w:tab w:val="left" w:pos="500"/>
        </w:tabs>
        <w:spacing w:line="302" w:lineRule="auto"/>
        <w:ind w:left="500" w:right="40" w:hanging="256"/>
        <w:rPr>
          <w:rFonts w:ascii="Arial" w:eastAsia="Arial" w:hAnsi="Arial" w:cs="Arial"/>
          <w:sz w:val="20"/>
          <w:szCs w:val="20"/>
        </w:rPr>
      </w:pPr>
      <w:ins w:id="66" w:author="Janiak, Dean" w:date="2020-12-04T14:43:00Z">
        <w:r>
          <w:rPr>
            <w:rFonts w:ascii="Arial" w:eastAsia="Arial" w:hAnsi="Arial" w:cs="Arial"/>
            <w:sz w:val="20"/>
            <w:szCs w:val="20"/>
          </w:rPr>
          <w:t xml:space="preserve">Material from bio-boxes should be returned to the where the bio-boxes were collected from. </w:t>
        </w:r>
      </w:ins>
    </w:p>
    <w:p w14:paraId="6B54CF88" w14:textId="77777777" w:rsidR="00582612" w:rsidRDefault="00582612">
      <w:pPr>
        <w:spacing w:line="158" w:lineRule="exact"/>
        <w:rPr>
          <w:sz w:val="20"/>
          <w:szCs w:val="20"/>
        </w:rPr>
      </w:pPr>
    </w:p>
    <w:p w14:paraId="2FAA74FD" w14:textId="77777777" w:rsidR="00582612" w:rsidRDefault="00366E27">
      <w:pPr>
        <w:rPr>
          <w:sz w:val="20"/>
          <w:szCs w:val="20"/>
        </w:rPr>
      </w:pPr>
      <w:r>
        <w:rPr>
          <w:rFonts w:ascii="Arial" w:eastAsia="Arial" w:hAnsi="Arial" w:cs="Arial"/>
          <w:sz w:val="20"/>
          <w:szCs w:val="20"/>
          <w:u w:val="single"/>
        </w:rPr>
        <w:t>Post-Processing:</w:t>
      </w:r>
    </w:p>
    <w:p w14:paraId="3956ECFF" w14:textId="77777777" w:rsidR="00582612" w:rsidRDefault="00582612">
      <w:pPr>
        <w:spacing w:line="29" w:lineRule="exact"/>
        <w:rPr>
          <w:sz w:val="20"/>
          <w:szCs w:val="20"/>
        </w:rPr>
      </w:pPr>
    </w:p>
    <w:p w14:paraId="56CEB95E" w14:textId="77777777" w:rsidR="00582612" w:rsidRDefault="00366E27">
      <w:pPr>
        <w:ind w:left="240"/>
        <w:rPr>
          <w:sz w:val="20"/>
          <w:szCs w:val="20"/>
        </w:rPr>
      </w:pPr>
      <w:r>
        <w:rPr>
          <w:rFonts w:ascii="Arial" w:eastAsia="Arial" w:hAnsi="Arial" w:cs="Arial"/>
          <w:sz w:val="20"/>
          <w:szCs w:val="20"/>
        </w:rPr>
        <w:t>1. All associated fauna should be identified and counted.</w:t>
      </w:r>
    </w:p>
    <w:p w14:paraId="53AA36F8" w14:textId="77777777" w:rsidR="00582612" w:rsidRDefault="00366E27">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28B03E9C" wp14:editId="0C5EBD4B">
                <wp:simplePos x="0" y="0"/>
                <wp:positionH relativeFrom="column">
                  <wp:posOffset>0</wp:posOffset>
                </wp:positionH>
                <wp:positionV relativeFrom="paragraph">
                  <wp:posOffset>170815</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9C7D41" id="Shape 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Vhtw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" o:allowincell="f" filled="t" strokeweight=".14039mm">
                <v:stroke joinstyle="miter"/>
                <o:lock v:ext="edit" shapetype="f"/>
              </v:line>
            </w:pict>
          </mc:Fallback>
        </mc:AlternateContent>
      </w:r>
    </w:p>
    <w:p w14:paraId="440BB08B" w14:textId="77777777" w:rsidR="00582612" w:rsidRDefault="00582612">
      <w:pPr>
        <w:spacing w:line="200" w:lineRule="exact"/>
        <w:rPr>
          <w:sz w:val="20"/>
          <w:szCs w:val="20"/>
        </w:rPr>
      </w:pPr>
    </w:p>
    <w:p w14:paraId="0F80A648" w14:textId="77777777" w:rsidR="00582612" w:rsidRDefault="00582612">
      <w:pPr>
        <w:spacing w:line="340" w:lineRule="exact"/>
        <w:rPr>
          <w:sz w:val="20"/>
          <w:szCs w:val="20"/>
        </w:rPr>
      </w:pPr>
    </w:p>
    <w:p w14:paraId="5577CD34" w14:textId="77777777" w:rsidR="00582612" w:rsidRDefault="00366E27">
      <w:pPr>
        <w:rPr>
          <w:sz w:val="20"/>
          <w:szCs w:val="20"/>
        </w:rPr>
      </w:pPr>
      <w:r>
        <w:rPr>
          <w:rFonts w:ascii="Arial" w:eastAsia="Arial" w:hAnsi="Arial" w:cs="Arial"/>
          <w:b/>
          <w:bCs/>
          <w:sz w:val="24"/>
          <w:szCs w:val="24"/>
        </w:rPr>
        <w:t>Data Submission</w:t>
      </w:r>
    </w:p>
    <w:p w14:paraId="700834CE" w14:textId="77777777" w:rsidR="00582612" w:rsidRDefault="00582612">
      <w:pPr>
        <w:spacing w:line="139" w:lineRule="exact"/>
        <w:rPr>
          <w:sz w:val="20"/>
          <w:szCs w:val="20"/>
        </w:rPr>
      </w:pPr>
    </w:p>
    <w:p w14:paraId="05DEB8C7" w14:textId="77777777" w:rsidR="00582612" w:rsidRDefault="00366E27">
      <w:pPr>
        <w:numPr>
          <w:ilvl w:val="0"/>
          <w:numId w:val="5"/>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Scan the completed field data sheets and save both paper and electronic versions locally. We do not require you to submit the scanned forms.</w:t>
      </w:r>
    </w:p>
    <w:p w14:paraId="4C635A2C" w14:textId="77777777" w:rsidR="00582612" w:rsidRDefault="00582612">
      <w:pPr>
        <w:spacing w:line="1" w:lineRule="exact"/>
        <w:rPr>
          <w:rFonts w:ascii="Arial" w:eastAsia="Arial" w:hAnsi="Arial" w:cs="Arial"/>
          <w:sz w:val="20"/>
          <w:szCs w:val="20"/>
        </w:rPr>
      </w:pPr>
    </w:p>
    <w:p w14:paraId="1A872673" w14:textId="77777777" w:rsidR="00582612" w:rsidRDefault="00366E27">
      <w:pPr>
        <w:numPr>
          <w:ilvl w:val="0"/>
          <w:numId w:val="5"/>
        </w:numPr>
        <w:tabs>
          <w:tab w:val="left" w:pos="500"/>
        </w:tabs>
        <w:spacing w:line="249" w:lineRule="auto"/>
        <w:ind w:left="500" w:right="40" w:hanging="256"/>
        <w:jc w:val="both"/>
        <w:rPr>
          <w:rFonts w:ascii="Arial" w:eastAsia="Arial" w:hAnsi="Arial" w:cs="Arial"/>
          <w:sz w:val="20"/>
          <w:szCs w:val="20"/>
        </w:rPr>
      </w:pPr>
      <w:r>
        <w:rPr>
          <w:rFonts w:ascii="Arial" w:eastAsia="Arial" w:hAnsi="Arial"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4DDAC2CC" w14:textId="77777777" w:rsidR="00582612" w:rsidRDefault="00582612">
      <w:pPr>
        <w:spacing w:line="1" w:lineRule="exact"/>
        <w:rPr>
          <w:rFonts w:ascii="Arial" w:eastAsia="Arial" w:hAnsi="Arial" w:cs="Arial"/>
          <w:sz w:val="20"/>
          <w:szCs w:val="20"/>
        </w:rPr>
      </w:pPr>
    </w:p>
    <w:p w14:paraId="5C6FEEB7" w14:textId="77777777" w:rsidR="00582612" w:rsidRDefault="00366E27">
      <w:pPr>
        <w:numPr>
          <w:ilvl w:val="0"/>
          <w:numId w:val="5"/>
        </w:numPr>
        <w:tabs>
          <w:tab w:val="left" w:pos="500"/>
        </w:tabs>
        <w:spacing w:line="249" w:lineRule="auto"/>
        <w:ind w:left="500" w:right="20" w:hanging="256"/>
        <w:rPr>
          <w:rFonts w:ascii="Arial" w:eastAsia="Arial" w:hAnsi="Arial" w:cs="Arial"/>
          <w:color w:val="0000FF"/>
          <w:sz w:val="20"/>
          <w:szCs w:val="20"/>
        </w:rPr>
      </w:pPr>
      <w:r>
        <w:rPr>
          <w:rFonts w:ascii="Arial" w:eastAsia="Arial" w:hAnsi="Arial" w:cs="Arial"/>
          <w:sz w:val="20"/>
          <w:szCs w:val="20"/>
        </w:rPr>
        <w:t xml:space="preserve">Use our online submission portal to upload the Excel Spreadsheet: </w:t>
      </w:r>
      <w:hyperlink r:id="rId9">
        <w:r>
          <w:rPr>
            <w:rFonts w:ascii="Arial" w:eastAsia="Arial" w:hAnsi="Arial" w:cs="Arial"/>
            <w:color w:val="0000FF"/>
            <w:sz w:val="20"/>
            <w:szCs w:val="20"/>
          </w:rPr>
          <w:t>https://marinegeo.github.io/data-</w:t>
        </w:r>
      </w:hyperlink>
      <w:hyperlink r:id="rId10">
        <w:r>
          <w:rPr>
            <w:rFonts w:ascii="Arial" w:eastAsia="Arial" w:hAnsi="Arial" w:cs="Arial"/>
            <w:color w:val="0000FF"/>
            <w:sz w:val="20"/>
            <w:szCs w:val="20"/>
          </w:rPr>
          <w:t>submission</w:t>
        </w:r>
      </w:hyperlink>
    </w:p>
    <w:p w14:paraId="4D25BDD1" w14:textId="77777777" w:rsidR="00582612" w:rsidRDefault="00582612">
      <w:pPr>
        <w:spacing w:line="1" w:lineRule="exact"/>
        <w:rPr>
          <w:rFonts w:ascii="Arial" w:eastAsia="Arial" w:hAnsi="Arial" w:cs="Arial"/>
          <w:color w:val="0000FF"/>
          <w:sz w:val="20"/>
          <w:szCs w:val="20"/>
        </w:rPr>
      </w:pPr>
    </w:p>
    <w:p w14:paraId="3BEFE4E0" w14:textId="77777777" w:rsidR="00582612" w:rsidRDefault="00366E27">
      <w:pPr>
        <w:numPr>
          <w:ilvl w:val="0"/>
          <w:numId w:val="5"/>
        </w:numPr>
        <w:tabs>
          <w:tab w:val="left" w:pos="500"/>
        </w:tabs>
        <w:ind w:left="500" w:hanging="256"/>
        <w:rPr>
          <w:rFonts w:ascii="Arial" w:eastAsia="Arial" w:hAnsi="Arial" w:cs="Arial"/>
          <w:sz w:val="20"/>
          <w:szCs w:val="20"/>
        </w:rPr>
      </w:pPr>
      <w:r>
        <w:rPr>
          <w:rFonts w:ascii="Arial" w:eastAsia="Arial" w:hAnsi="Arial" w:cs="Arial"/>
          <w:sz w:val="20"/>
          <w:szCs w:val="20"/>
        </w:rPr>
        <w:t xml:space="preserve">Contact us if you have any questions: </w:t>
      </w:r>
      <w:hyperlink r:id="rId11">
        <w:r>
          <w:rPr>
            <w:rFonts w:ascii="Arial" w:eastAsia="Arial" w:hAnsi="Arial" w:cs="Arial"/>
            <w:color w:val="0000FF"/>
            <w:sz w:val="20"/>
            <w:szCs w:val="20"/>
          </w:rPr>
          <w:t>marinegeo@si.edu</w:t>
        </w:r>
      </w:hyperlink>
    </w:p>
    <w:p w14:paraId="7D2C3911" w14:textId="77777777" w:rsidR="00582612" w:rsidRDefault="00582612">
      <w:pPr>
        <w:spacing w:line="200" w:lineRule="exact"/>
        <w:rPr>
          <w:rFonts w:ascii="Arial" w:eastAsia="Arial" w:hAnsi="Arial" w:cs="Arial"/>
          <w:sz w:val="20"/>
          <w:szCs w:val="20"/>
        </w:rPr>
      </w:pPr>
    </w:p>
    <w:p w14:paraId="24963D42" w14:textId="77777777" w:rsidR="00582612" w:rsidRDefault="00582612">
      <w:pPr>
        <w:spacing w:line="200" w:lineRule="exact"/>
        <w:rPr>
          <w:rFonts w:ascii="Arial" w:eastAsia="Arial" w:hAnsi="Arial" w:cs="Arial"/>
          <w:sz w:val="20"/>
          <w:szCs w:val="20"/>
        </w:rPr>
      </w:pPr>
    </w:p>
    <w:p w14:paraId="32B8DF06" w14:textId="77777777" w:rsidR="00582612" w:rsidRDefault="00582612">
      <w:pPr>
        <w:spacing w:line="200" w:lineRule="exact"/>
        <w:rPr>
          <w:rFonts w:ascii="Arial" w:eastAsia="Arial" w:hAnsi="Arial" w:cs="Arial"/>
          <w:sz w:val="20"/>
          <w:szCs w:val="20"/>
        </w:rPr>
      </w:pPr>
    </w:p>
    <w:p w14:paraId="7950BF0B" w14:textId="77777777" w:rsidR="00582612" w:rsidRDefault="00582612">
      <w:pPr>
        <w:spacing w:line="200" w:lineRule="exact"/>
        <w:rPr>
          <w:rFonts w:ascii="Arial" w:eastAsia="Arial" w:hAnsi="Arial" w:cs="Arial"/>
          <w:sz w:val="20"/>
          <w:szCs w:val="20"/>
        </w:rPr>
      </w:pPr>
    </w:p>
    <w:p w14:paraId="29BE0F58" w14:textId="77777777" w:rsidR="00582612" w:rsidRDefault="00582612">
      <w:pPr>
        <w:spacing w:line="200" w:lineRule="exact"/>
        <w:rPr>
          <w:rFonts w:ascii="Arial" w:eastAsia="Arial" w:hAnsi="Arial" w:cs="Arial"/>
          <w:sz w:val="20"/>
          <w:szCs w:val="20"/>
        </w:rPr>
      </w:pPr>
    </w:p>
    <w:p w14:paraId="7B5F70AB" w14:textId="77777777" w:rsidR="00582612" w:rsidRDefault="00582612">
      <w:pPr>
        <w:spacing w:line="200" w:lineRule="exact"/>
        <w:rPr>
          <w:rFonts w:ascii="Arial" w:eastAsia="Arial" w:hAnsi="Arial" w:cs="Arial"/>
          <w:sz w:val="20"/>
          <w:szCs w:val="20"/>
        </w:rPr>
      </w:pPr>
    </w:p>
    <w:p w14:paraId="177237D3" w14:textId="77777777" w:rsidR="00582612" w:rsidRDefault="00582612">
      <w:pPr>
        <w:spacing w:line="200" w:lineRule="exact"/>
        <w:rPr>
          <w:rFonts w:ascii="Arial" w:eastAsia="Arial" w:hAnsi="Arial" w:cs="Arial"/>
          <w:sz w:val="20"/>
          <w:szCs w:val="20"/>
        </w:rPr>
      </w:pPr>
    </w:p>
    <w:p w14:paraId="13D45C1E" w14:textId="77777777" w:rsidR="00582612" w:rsidRDefault="00582612">
      <w:pPr>
        <w:spacing w:line="200" w:lineRule="exact"/>
        <w:rPr>
          <w:rFonts w:ascii="Arial" w:eastAsia="Arial" w:hAnsi="Arial" w:cs="Arial"/>
          <w:sz w:val="20"/>
          <w:szCs w:val="20"/>
        </w:rPr>
      </w:pPr>
    </w:p>
    <w:p w14:paraId="54DEA2CB" w14:textId="77777777" w:rsidR="00582612" w:rsidRDefault="00582612">
      <w:pPr>
        <w:spacing w:line="200" w:lineRule="exact"/>
        <w:rPr>
          <w:rFonts w:ascii="Arial" w:eastAsia="Arial" w:hAnsi="Arial" w:cs="Arial"/>
          <w:sz w:val="20"/>
          <w:szCs w:val="20"/>
        </w:rPr>
      </w:pPr>
    </w:p>
    <w:p w14:paraId="7C1832EA" w14:textId="77777777" w:rsidR="00582612" w:rsidRDefault="00582612">
      <w:pPr>
        <w:spacing w:line="200" w:lineRule="exact"/>
        <w:rPr>
          <w:rFonts w:ascii="Arial" w:eastAsia="Arial" w:hAnsi="Arial" w:cs="Arial"/>
          <w:sz w:val="20"/>
          <w:szCs w:val="20"/>
        </w:rPr>
      </w:pPr>
    </w:p>
    <w:p w14:paraId="47662DCC" w14:textId="77777777" w:rsidR="00582612" w:rsidRDefault="00582612">
      <w:pPr>
        <w:spacing w:line="200" w:lineRule="exact"/>
        <w:rPr>
          <w:rFonts w:ascii="Arial" w:eastAsia="Arial" w:hAnsi="Arial" w:cs="Arial"/>
          <w:sz w:val="20"/>
          <w:szCs w:val="20"/>
        </w:rPr>
      </w:pPr>
    </w:p>
    <w:p w14:paraId="35F7CF70" w14:textId="77777777" w:rsidR="00582612" w:rsidRDefault="00582612">
      <w:pPr>
        <w:spacing w:line="200" w:lineRule="exact"/>
        <w:rPr>
          <w:rFonts w:ascii="Arial" w:eastAsia="Arial" w:hAnsi="Arial" w:cs="Arial"/>
          <w:sz w:val="20"/>
          <w:szCs w:val="20"/>
        </w:rPr>
      </w:pPr>
    </w:p>
    <w:p w14:paraId="7EDDDDD7" w14:textId="77777777" w:rsidR="00582612" w:rsidRDefault="00582612">
      <w:pPr>
        <w:spacing w:line="200" w:lineRule="exact"/>
        <w:rPr>
          <w:rFonts w:ascii="Arial" w:eastAsia="Arial" w:hAnsi="Arial" w:cs="Arial"/>
          <w:sz w:val="20"/>
          <w:szCs w:val="20"/>
        </w:rPr>
      </w:pPr>
    </w:p>
    <w:p w14:paraId="20947F5D" w14:textId="77777777" w:rsidR="00582612" w:rsidRDefault="00582612">
      <w:pPr>
        <w:spacing w:line="200" w:lineRule="exact"/>
        <w:rPr>
          <w:rFonts w:ascii="Arial" w:eastAsia="Arial" w:hAnsi="Arial" w:cs="Arial"/>
          <w:sz w:val="20"/>
          <w:szCs w:val="20"/>
        </w:rPr>
      </w:pPr>
    </w:p>
    <w:p w14:paraId="7BE6C8CE" w14:textId="77777777" w:rsidR="00582612" w:rsidRDefault="00582612">
      <w:pPr>
        <w:spacing w:line="200" w:lineRule="exact"/>
        <w:rPr>
          <w:rFonts w:ascii="Arial" w:eastAsia="Arial" w:hAnsi="Arial" w:cs="Arial"/>
          <w:sz w:val="20"/>
          <w:szCs w:val="20"/>
        </w:rPr>
      </w:pPr>
    </w:p>
    <w:p w14:paraId="5FB2859D" w14:textId="77777777" w:rsidR="00582612" w:rsidRDefault="00582612">
      <w:pPr>
        <w:spacing w:line="200" w:lineRule="exact"/>
        <w:rPr>
          <w:rFonts w:ascii="Arial" w:eastAsia="Arial" w:hAnsi="Arial" w:cs="Arial"/>
          <w:sz w:val="20"/>
          <w:szCs w:val="20"/>
        </w:rPr>
      </w:pPr>
    </w:p>
    <w:p w14:paraId="5EBCBEC3" w14:textId="77777777" w:rsidR="00582612" w:rsidRDefault="00582612">
      <w:pPr>
        <w:spacing w:line="366" w:lineRule="exact"/>
        <w:rPr>
          <w:rFonts w:ascii="Arial" w:eastAsia="Arial" w:hAnsi="Arial" w:cs="Arial"/>
          <w:sz w:val="20"/>
          <w:szCs w:val="20"/>
        </w:rPr>
      </w:pPr>
    </w:p>
    <w:p w14:paraId="09EF19CE" w14:textId="77777777" w:rsidR="00582612" w:rsidRDefault="00366E27">
      <w:pPr>
        <w:ind w:right="40"/>
        <w:jc w:val="center"/>
        <w:rPr>
          <w:sz w:val="20"/>
          <w:szCs w:val="20"/>
        </w:rPr>
      </w:pPr>
      <w:r>
        <w:rPr>
          <w:rFonts w:ascii="Arial" w:eastAsia="Arial" w:hAnsi="Arial" w:cs="Arial"/>
          <w:sz w:val="20"/>
          <w:szCs w:val="20"/>
        </w:rPr>
        <w:t>2</w:t>
      </w:r>
    </w:p>
    <w:sectPr w:rsidR="00582612">
      <w:pgSz w:w="12240" w:h="15840"/>
      <w:pgMar w:top="1045" w:right="1400" w:bottom="0" w:left="1440" w:header="0" w:footer="0" w:gutter="0"/>
      <w:cols w:space="720" w:equalWidth="0">
        <w:col w:w="94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B346086E"/>
    <w:lvl w:ilvl="0" w:tplc="DF5201E4">
      <w:start w:val="1"/>
      <w:numFmt w:val="bullet"/>
      <w:lvlText w:val="•"/>
      <w:lvlJc w:val="left"/>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1"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2" w15:restartNumberingAfterBreak="0">
    <w:nsid w:val="2AE8944A"/>
    <w:multiLevelType w:val="hybridMultilevel"/>
    <w:tmpl w:val="0D20E818"/>
    <w:lvl w:ilvl="0" w:tplc="76A04FA6">
      <w:start w:val="1"/>
      <w:numFmt w:val="bullet"/>
      <w:lvlText w:val=" "/>
      <w:lvlJc w:val="left"/>
    </w:lvl>
    <w:lvl w:ilvl="1" w:tplc="2086F7B0">
      <w:start w:val="1"/>
      <w:numFmt w:val="bullet"/>
      <w:lvlText w:val="\endash "/>
      <w:lvlJc w:val="left"/>
    </w:lvl>
    <w:lvl w:ilvl="2" w:tplc="BA6A290A">
      <w:numFmt w:val="decimal"/>
      <w:lvlText w:val=""/>
      <w:lvlJc w:val="left"/>
    </w:lvl>
    <w:lvl w:ilvl="3" w:tplc="E138DD4E">
      <w:numFmt w:val="decimal"/>
      <w:lvlText w:val=""/>
      <w:lvlJc w:val="left"/>
    </w:lvl>
    <w:lvl w:ilvl="4" w:tplc="B946601A">
      <w:numFmt w:val="decimal"/>
      <w:lvlText w:val=""/>
      <w:lvlJc w:val="left"/>
    </w:lvl>
    <w:lvl w:ilvl="5" w:tplc="4380FF8E">
      <w:numFmt w:val="decimal"/>
      <w:lvlText w:val=""/>
      <w:lvlJc w:val="left"/>
    </w:lvl>
    <w:lvl w:ilvl="6" w:tplc="9700708A">
      <w:numFmt w:val="decimal"/>
      <w:lvlText w:val=""/>
      <w:lvlJc w:val="left"/>
    </w:lvl>
    <w:lvl w:ilvl="7" w:tplc="C3AC3650">
      <w:numFmt w:val="decimal"/>
      <w:lvlText w:val=""/>
      <w:lvlJc w:val="left"/>
    </w:lvl>
    <w:lvl w:ilvl="8" w:tplc="E6222846">
      <w:numFmt w:val="decimal"/>
      <w:lvlText w:val=""/>
      <w:lvlJc w:val="left"/>
    </w:lvl>
  </w:abstractNum>
  <w:abstractNum w:abstractNumId="3" w15:restartNumberingAfterBreak="0">
    <w:nsid w:val="46E87CCD"/>
    <w:multiLevelType w:val="hybridMultilevel"/>
    <w:tmpl w:val="19A4155A"/>
    <w:lvl w:ilvl="0" w:tplc="689235DA">
      <w:start w:val="1"/>
      <w:numFmt w:val="decimal"/>
      <w:lvlText w:val="%1."/>
      <w:lvlJc w:val="left"/>
    </w:lvl>
    <w:lvl w:ilvl="1" w:tplc="3E5A583A">
      <w:numFmt w:val="decimal"/>
      <w:lvlText w:val=""/>
      <w:lvlJc w:val="left"/>
    </w:lvl>
    <w:lvl w:ilvl="2" w:tplc="174C2832">
      <w:numFmt w:val="decimal"/>
      <w:lvlText w:val=""/>
      <w:lvlJc w:val="left"/>
    </w:lvl>
    <w:lvl w:ilvl="3" w:tplc="64DE263A">
      <w:numFmt w:val="decimal"/>
      <w:lvlText w:val=""/>
      <w:lvlJc w:val="left"/>
    </w:lvl>
    <w:lvl w:ilvl="4" w:tplc="039A7E1E">
      <w:numFmt w:val="decimal"/>
      <w:lvlText w:val=""/>
      <w:lvlJc w:val="left"/>
    </w:lvl>
    <w:lvl w:ilvl="5" w:tplc="B9AA3376">
      <w:numFmt w:val="decimal"/>
      <w:lvlText w:val=""/>
      <w:lvlJc w:val="left"/>
    </w:lvl>
    <w:lvl w:ilvl="6" w:tplc="9A147124">
      <w:numFmt w:val="decimal"/>
      <w:lvlText w:val=""/>
      <w:lvlJc w:val="left"/>
    </w:lvl>
    <w:lvl w:ilvl="7" w:tplc="EB98EDE2">
      <w:numFmt w:val="decimal"/>
      <w:lvlText w:val=""/>
      <w:lvlJc w:val="left"/>
    </w:lvl>
    <w:lvl w:ilvl="8" w:tplc="8B28F726">
      <w:numFmt w:val="decimal"/>
      <w:lvlText w:val=""/>
      <w:lvlJc w:val="left"/>
    </w:lvl>
  </w:abstractNum>
  <w:abstractNum w:abstractNumId="4"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num w:numId="1">
    <w:abstractNumId w:val="0"/>
  </w:num>
  <w:num w:numId="2">
    <w:abstractNumId w:val="2"/>
  </w:num>
  <w:num w:numId="3">
    <w:abstractNumId w:val="5"/>
  </w:num>
  <w:num w:numId="4">
    <w:abstractNumId w:val="1"/>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2612"/>
    <w:rsid w:val="000D0B5E"/>
    <w:rsid w:val="00212335"/>
    <w:rsid w:val="002F0755"/>
    <w:rsid w:val="00366E27"/>
    <w:rsid w:val="003E2811"/>
    <w:rsid w:val="00404549"/>
    <w:rsid w:val="004614D4"/>
    <w:rsid w:val="00582612"/>
    <w:rsid w:val="007A378B"/>
    <w:rsid w:val="00805152"/>
    <w:rsid w:val="00D55358"/>
    <w:rsid w:val="00D64823"/>
    <w:rsid w:val="00E65A72"/>
    <w:rsid w:val="00E71D7E"/>
    <w:rsid w:val="00F17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3A16F"/>
  <w15:docId w15:val="{6062E1C9-801A-9844-A24D-C33F3DE7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6E27"/>
    <w:pPr>
      <w:ind w:left="720"/>
      <w:contextualSpacing/>
    </w:pPr>
  </w:style>
  <w:style w:type="paragraph" w:styleId="BalloonText">
    <w:name w:val="Balloon Text"/>
    <w:basedOn w:val="Normal"/>
    <w:link w:val="BalloonTextChar"/>
    <w:uiPriority w:val="99"/>
    <w:semiHidden/>
    <w:unhideWhenUsed/>
    <w:rsid w:val="0021233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3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mailto:marinegeo@si.edu" TargetMode="External"/><Relationship Id="rId5" Type="http://schemas.openxmlformats.org/officeDocument/2006/relationships/image" Target="media/image1.png"/><Relationship Id="rId10" Type="http://schemas.openxmlformats.org/officeDocument/2006/relationships/hyperlink" Target="https://marinegeo.github.io/data-submission" TargetMode="External"/><Relationship Id="rId4" Type="http://schemas.openxmlformats.org/officeDocument/2006/relationships/webSettings" Target="webSettings.xml"/><Relationship Id="rId9" Type="http://schemas.openxmlformats.org/officeDocument/2006/relationships/hyperlink" Target="https://marinegeo.github.io/data-submissio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5</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Janiak, Dean</cp:lastModifiedBy>
  <cp:revision>9</cp:revision>
  <dcterms:created xsi:type="dcterms:W3CDTF">2020-10-09T14:16:00Z</dcterms:created>
  <dcterms:modified xsi:type="dcterms:W3CDTF">2020-12-14T20:06:00Z</dcterms:modified>
</cp:coreProperties>
</file>