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E9430" w14:textId="744883D6" w:rsidR="00466C3F" w:rsidRDefault="005E6361">
      <w:pPr>
        <w:spacing w:line="200" w:lineRule="exact"/>
        <w:rPr>
          <w:sz w:val="24"/>
          <w:szCs w:val="24"/>
        </w:rPr>
      </w:pPr>
      <w:bookmarkStart w:id="0" w:name="page1"/>
      <w:bookmarkEnd w:id="0"/>
      <w:ins w:id="1" w:author="Janiak, Dean" w:date="2020-10-21T11:53:00Z">
        <w:r>
          <w:rPr>
            <w:sz w:val="24"/>
            <w:szCs w:val="24"/>
          </w:rPr>
          <w:t xml:space="preserve"> </w:t>
        </w:r>
      </w:ins>
    </w:p>
    <w:p w14:paraId="5787BD25" w14:textId="77777777" w:rsidR="00466C3F" w:rsidRDefault="00466C3F">
      <w:pPr>
        <w:spacing w:line="200" w:lineRule="exact"/>
        <w:rPr>
          <w:sz w:val="24"/>
          <w:szCs w:val="24"/>
        </w:rPr>
      </w:pPr>
    </w:p>
    <w:p w14:paraId="0D701EC5" w14:textId="77777777" w:rsidR="00466C3F" w:rsidRDefault="00466C3F">
      <w:pPr>
        <w:spacing w:line="249" w:lineRule="exact"/>
        <w:rPr>
          <w:sz w:val="24"/>
          <w:szCs w:val="24"/>
        </w:rPr>
      </w:pPr>
    </w:p>
    <w:p w14:paraId="21591561" w14:textId="77777777" w:rsidR="00466C3F" w:rsidRDefault="00C62A11">
      <w:pPr>
        <w:jc w:val="center"/>
        <w:rPr>
          <w:sz w:val="20"/>
          <w:szCs w:val="20"/>
        </w:rPr>
      </w:pPr>
      <w:r>
        <w:rPr>
          <w:rFonts w:ascii="Arial" w:eastAsia="Arial" w:hAnsi="Arial" w:cs="Arial"/>
          <w:sz w:val="34"/>
          <w:szCs w:val="34"/>
        </w:rPr>
        <w:t>Protocol: Oyster Reef Composition</w:t>
      </w:r>
    </w:p>
    <w:p w14:paraId="7195EB59" w14:textId="77777777" w:rsidR="00466C3F" w:rsidRDefault="00C62A11">
      <w:pPr>
        <w:spacing w:line="20" w:lineRule="exact"/>
        <w:rPr>
          <w:sz w:val="24"/>
          <w:szCs w:val="24"/>
        </w:rPr>
      </w:pPr>
      <w:r>
        <w:rPr>
          <w:noProof/>
          <w:sz w:val="24"/>
          <w:szCs w:val="24"/>
        </w:rPr>
        <w:drawing>
          <wp:anchor distT="0" distB="0" distL="114300" distR="114300" simplePos="0" relativeHeight="251654144" behindDoc="1" locked="0" layoutInCell="0" allowOverlap="1" wp14:anchorId="0A269469" wp14:editId="05183413">
            <wp:simplePos x="0" y="0"/>
            <wp:positionH relativeFrom="column">
              <wp:posOffset>0</wp:posOffset>
            </wp:positionH>
            <wp:positionV relativeFrom="paragraph">
              <wp:posOffset>683895</wp:posOffset>
            </wp:positionV>
            <wp:extent cx="5943600" cy="4333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4333875"/>
                    </a:xfrm>
                    <a:prstGeom prst="rect">
                      <a:avLst/>
                    </a:prstGeom>
                    <a:noFill/>
                  </pic:spPr>
                </pic:pic>
              </a:graphicData>
            </a:graphic>
          </wp:anchor>
        </w:drawing>
      </w:r>
    </w:p>
    <w:p w14:paraId="1F72AF9E" w14:textId="77777777" w:rsidR="00466C3F" w:rsidRDefault="00466C3F">
      <w:pPr>
        <w:spacing w:line="200" w:lineRule="exact"/>
        <w:rPr>
          <w:sz w:val="24"/>
          <w:szCs w:val="24"/>
        </w:rPr>
      </w:pPr>
    </w:p>
    <w:p w14:paraId="0DC804A9" w14:textId="77777777" w:rsidR="00466C3F" w:rsidRDefault="00466C3F">
      <w:pPr>
        <w:spacing w:line="200" w:lineRule="exact"/>
        <w:rPr>
          <w:sz w:val="24"/>
          <w:szCs w:val="24"/>
        </w:rPr>
      </w:pPr>
    </w:p>
    <w:p w14:paraId="4D678D14" w14:textId="77777777" w:rsidR="00466C3F" w:rsidRDefault="00466C3F">
      <w:pPr>
        <w:spacing w:line="200" w:lineRule="exact"/>
        <w:rPr>
          <w:sz w:val="24"/>
          <w:szCs w:val="24"/>
        </w:rPr>
      </w:pPr>
    </w:p>
    <w:p w14:paraId="189C0F43" w14:textId="77777777" w:rsidR="00466C3F" w:rsidRDefault="00466C3F">
      <w:pPr>
        <w:spacing w:line="200" w:lineRule="exact"/>
        <w:rPr>
          <w:sz w:val="24"/>
          <w:szCs w:val="24"/>
        </w:rPr>
      </w:pPr>
    </w:p>
    <w:p w14:paraId="36022C65" w14:textId="77777777" w:rsidR="00466C3F" w:rsidRDefault="00466C3F">
      <w:pPr>
        <w:spacing w:line="200" w:lineRule="exact"/>
        <w:rPr>
          <w:sz w:val="24"/>
          <w:szCs w:val="24"/>
        </w:rPr>
      </w:pPr>
    </w:p>
    <w:p w14:paraId="0C6DFB3B" w14:textId="77777777" w:rsidR="00466C3F" w:rsidRDefault="00466C3F">
      <w:pPr>
        <w:spacing w:line="200" w:lineRule="exact"/>
        <w:rPr>
          <w:sz w:val="24"/>
          <w:szCs w:val="24"/>
        </w:rPr>
      </w:pPr>
    </w:p>
    <w:p w14:paraId="724BC66B" w14:textId="77777777" w:rsidR="00466C3F" w:rsidRDefault="00466C3F">
      <w:pPr>
        <w:spacing w:line="200" w:lineRule="exact"/>
        <w:rPr>
          <w:sz w:val="24"/>
          <w:szCs w:val="24"/>
        </w:rPr>
      </w:pPr>
    </w:p>
    <w:p w14:paraId="6007FBB8" w14:textId="77777777" w:rsidR="00466C3F" w:rsidRDefault="00466C3F">
      <w:pPr>
        <w:spacing w:line="200" w:lineRule="exact"/>
        <w:rPr>
          <w:sz w:val="24"/>
          <w:szCs w:val="24"/>
        </w:rPr>
      </w:pPr>
    </w:p>
    <w:p w14:paraId="2D509DA2" w14:textId="77777777" w:rsidR="00466C3F" w:rsidRDefault="00466C3F">
      <w:pPr>
        <w:spacing w:line="200" w:lineRule="exact"/>
        <w:rPr>
          <w:sz w:val="24"/>
          <w:szCs w:val="24"/>
        </w:rPr>
      </w:pPr>
    </w:p>
    <w:p w14:paraId="08BC16E3" w14:textId="77777777" w:rsidR="00466C3F" w:rsidRDefault="00466C3F">
      <w:pPr>
        <w:spacing w:line="200" w:lineRule="exact"/>
        <w:rPr>
          <w:sz w:val="24"/>
          <w:szCs w:val="24"/>
        </w:rPr>
      </w:pPr>
    </w:p>
    <w:p w14:paraId="32C6BD6F" w14:textId="77777777" w:rsidR="00466C3F" w:rsidRDefault="00466C3F">
      <w:pPr>
        <w:spacing w:line="200" w:lineRule="exact"/>
        <w:rPr>
          <w:sz w:val="24"/>
          <w:szCs w:val="24"/>
        </w:rPr>
      </w:pPr>
    </w:p>
    <w:p w14:paraId="0D5E234B" w14:textId="77777777" w:rsidR="00466C3F" w:rsidRDefault="00466C3F">
      <w:pPr>
        <w:spacing w:line="200" w:lineRule="exact"/>
        <w:rPr>
          <w:sz w:val="24"/>
          <w:szCs w:val="24"/>
        </w:rPr>
      </w:pPr>
    </w:p>
    <w:p w14:paraId="6F7CB129" w14:textId="77777777" w:rsidR="00466C3F" w:rsidRDefault="00466C3F">
      <w:pPr>
        <w:spacing w:line="200" w:lineRule="exact"/>
        <w:rPr>
          <w:sz w:val="24"/>
          <w:szCs w:val="24"/>
        </w:rPr>
      </w:pPr>
    </w:p>
    <w:p w14:paraId="1DA56596" w14:textId="77777777" w:rsidR="00466C3F" w:rsidRDefault="00466C3F">
      <w:pPr>
        <w:spacing w:line="200" w:lineRule="exact"/>
        <w:rPr>
          <w:sz w:val="24"/>
          <w:szCs w:val="24"/>
        </w:rPr>
      </w:pPr>
    </w:p>
    <w:p w14:paraId="6D36F059" w14:textId="77777777" w:rsidR="00466C3F" w:rsidRDefault="00466C3F">
      <w:pPr>
        <w:spacing w:line="200" w:lineRule="exact"/>
        <w:rPr>
          <w:sz w:val="24"/>
          <w:szCs w:val="24"/>
        </w:rPr>
      </w:pPr>
    </w:p>
    <w:p w14:paraId="6FAF83C2" w14:textId="77777777" w:rsidR="00466C3F" w:rsidRDefault="00466C3F">
      <w:pPr>
        <w:spacing w:line="200" w:lineRule="exact"/>
        <w:rPr>
          <w:sz w:val="24"/>
          <w:szCs w:val="24"/>
        </w:rPr>
      </w:pPr>
    </w:p>
    <w:p w14:paraId="3B5EAC60" w14:textId="77777777" w:rsidR="00466C3F" w:rsidRDefault="00466C3F">
      <w:pPr>
        <w:spacing w:line="200" w:lineRule="exact"/>
        <w:rPr>
          <w:sz w:val="24"/>
          <w:szCs w:val="24"/>
        </w:rPr>
      </w:pPr>
    </w:p>
    <w:p w14:paraId="3A07C54D" w14:textId="77777777" w:rsidR="00466C3F" w:rsidRDefault="00466C3F">
      <w:pPr>
        <w:spacing w:line="200" w:lineRule="exact"/>
        <w:rPr>
          <w:sz w:val="24"/>
          <w:szCs w:val="24"/>
        </w:rPr>
      </w:pPr>
    </w:p>
    <w:p w14:paraId="5729006D" w14:textId="77777777" w:rsidR="00466C3F" w:rsidRDefault="00466C3F">
      <w:pPr>
        <w:spacing w:line="200" w:lineRule="exact"/>
        <w:rPr>
          <w:sz w:val="24"/>
          <w:szCs w:val="24"/>
        </w:rPr>
      </w:pPr>
    </w:p>
    <w:p w14:paraId="5B022D30" w14:textId="77777777" w:rsidR="00466C3F" w:rsidRDefault="00466C3F">
      <w:pPr>
        <w:spacing w:line="200" w:lineRule="exact"/>
        <w:rPr>
          <w:sz w:val="24"/>
          <w:szCs w:val="24"/>
        </w:rPr>
      </w:pPr>
    </w:p>
    <w:p w14:paraId="7D8C713C" w14:textId="77777777" w:rsidR="00466C3F" w:rsidRDefault="00466C3F">
      <w:pPr>
        <w:spacing w:line="200" w:lineRule="exact"/>
        <w:rPr>
          <w:sz w:val="24"/>
          <w:szCs w:val="24"/>
        </w:rPr>
      </w:pPr>
    </w:p>
    <w:p w14:paraId="0FE11318" w14:textId="77777777" w:rsidR="00466C3F" w:rsidRDefault="00466C3F">
      <w:pPr>
        <w:spacing w:line="200" w:lineRule="exact"/>
        <w:rPr>
          <w:sz w:val="24"/>
          <w:szCs w:val="24"/>
        </w:rPr>
      </w:pPr>
    </w:p>
    <w:p w14:paraId="48A642C8" w14:textId="77777777" w:rsidR="00466C3F" w:rsidRDefault="00466C3F">
      <w:pPr>
        <w:spacing w:line="200" w:lineRule="exact"/>
        <w:rPr>
          <w:sz w:val="24"/>
          <w:szCs w:val="24"/>
        </w:rPr>
      </w:pPr>
    </w:p>
    <w:p w14:paraId="2D5CBBF0" w14:textId="77777777" w:rsidR="00466C3F" w:rsidRDefault="00466C3F">
      <w:pPr>
        <w:spacing w:line="200" w:lineRule="exact"/>
        <w:rPr>
          <w:sz w:val="24"/>
          <w:szCs w:val="24"/>
        </w:rPr>
      </w:pPr>
    </w:p>
    <w:p w14:paraId="59A2B263" w14:textId="77777777" w:rsidR="00466C3F" w:rsidRDefault="00466C3F">
      <w:pPr>
        <w:spacing w:line="200" w:lineRule="exact"/>
        <w:rPr>
          <w:sz w:val="24"/>
          <w:szCs w:val="24"/>
        </w:rPr>
      </w:pPr>
    </w:p>
    <w:p w14:paraId="51A275C0" w14:textId="77777777" w:rsidR="00466C3F" w:rsidRDefault="00466C3F">
      <w:pPr>
        <w:spacing w:line="200" w:lineRule="exact"/>
        <w:rPr>
          <w:sz w:val="24"/>
          <w:szCs w:val="24"/>
        </w:rPr>
      </w:pPr>
    </w:p>
    <w:p w14:paraId="608C3544" w14:textId="77777777" w:rsidR="00466C3F" w:rsidRDefault="00466C3F">
      <w:pPr>
        <w:spacing w:line="200" w:lineRule="exact"/>
        <w:rPr>
          <w:sz w:val="24"/>
          <w:szCs w:val="24"/>
        </w:rPr>
      </w:pPr>
    </w:p>
    <w:p w14:paraId="7DE46ED4" w14:textId="77777777" w:rsidR="00466C3F" w:rsidRDefault="00466C3F">
      <w:pPr>
        <w:spacing w:line="200" w:lineRule="exact"/>
        <w:rPr>
          <w:sz w:val="24"/>
          <w:szCs w:val="24"/>
        </w:rPr>
      </w:pPr>
    </w:p>
    <w:p w14:paraId="3F7CC841" w14:textId="77777777" w:rsidR="00466C3F" w:rsidRDefault="00466C3F">
      <w:pPr>
        <w:spacing w:line="200" w:lineRule="exact"/>
        <w:rPr>
          <w:sz w:val="24"/>
          <w:szCs w:val="24"/>
        </w:rPr>
      </w:pPr>
    </w:p>
    <w:p w14:paraId="311B4E97" w14:textId="77777777" w:rsidR="00466C3F" w:rsidRDefault="00466C3F">
      <w:pPr>
        <w:spacing w:line="200" w:lineRule="exact"/>
        <w:rPr>
          <w:sz w:val="24"/>
          <w:szCs w:val="24"/>
        </w:rPr>
      </w:pPr>
    </w:p>
    <w:p w14:paraId="7FA2BCAF" w14:textId="77777777" w:rsidR="00466C3F" w:rsidRDefault="00466C3F">
      <w:pPr>
        <w:spacing w:line="200" w:lineRule="exact"/>
        <w:rPr>
          <w:sz w:val="24"/>
          <w:szCs w:val="24"/>
        </w:rPr>
      </w:pPr>
    </w:p>
    <w:p w14:paraId="212D90DE" w14:textId="77777777" w:rsidR="00466C3F" w:rsidRDefault="00466C3F">
      <w:pPr>
        <w:spacing w:line="200" w:lineRule="exact"/>
        <w:rPr>
          <w:sz w:val="24"/>
          <w:szCs w:val="24"/>
        </w:rPr>
      </w:pPr>
    </w:p>
    <w:p w14:paraId="6C1B61E6" w14:textId="77777777" w:rsidR="00466C3F" w:rsidRDefault="00466C3F">
      <w:pPr>
        <w:spacing w:line="200" w:lineRule="exact"/>
        <w:rPr>
          <w:sz w:val="24"/>
          <w:szCs w:val="24"/>
        </w:rPr>
      </w:pPr>
    </w:p>
    <w:p w14:paraId="718798CE" w14:textId="77777777" w:rsidR="00466C3F" w:rsidRDefault="00466C3F">
      <w:pPr>
        <w:spacing w:line="200" w:lineRule="exact"/>
        <w:rPr>
          <w:sz w:val="24"/>
          <w:szCs w:val="24"/>
        </w:rPr>
      </w:pPr>
    </w:p>
    <w:p w14:paraId="79FE1889" w14:textId="77777777" w:rsidR="00466C3F" w:rsidRDefault="00466C3F">
      <w:pPr>
        <w:spacing w:line="200" w:lineRule="exact"/>
        <w:rPr>
          <w:sz w:val="24"/>
          <w:szCs w:val="24"/>
        </w:rPr>
      </w:pPr>
    </w:p>
    <w:p w14:paraId="240029CC" w14:textId="77777777" w:rsidR="00466C3F" w:rsidRDefault="00466C3F">
      <w:pPr>
        <w:spacing w:line="200" w:lineRule="exact"/>
        <w:rPr>
          <w:sz w:val="24"/>
          <w:szCs w:val="24"/>
        </w:rPr>
      </w:pPr>
    </w:p>
    <w:p w14:paraId="35502B7C" w14:textId="77777777" w:rsidR="00466C3F" w:rsidRDefault="00466C3F">
      <w:pPr>
        <w:spacing w:line="200" w:lineRule="exact"/>
        <w:rPr>
          <w:sz w:val="24"/>
          <w:szCs w:val="24"/>
        </w:rPr>
      </w:pPr>
    </w:p>
    <w:p w14:paraId="5FA10C9C" w14:textId="77777777" w:rsidR="00466C3F" w:rsidRDefault="00466C3F">
      <w:pPr>
        <w:spacing w:line="200" w:lineRule="exact"/>
        <w:rPr>
          <w:sz w:val="24"/>
          <w:szCs w:val="24"/>
        </w:rPr>
      </w:pPr>
    </w:p>
    <w:p w14:paraId="406DB156" w14:textId="77777777" w:rsidR="00466C3F" w:rsidRDefault="00466C3F">
      <w:pPr>
        <w:spacing w:line="200" w:lineRule="exact"/>
        <w:rPr>
          <w:sz w:val="24"/>
          <w:szCs w:val="24"/>
        </w:rPr>
      </w:pPr>
    </w:p>
    <w:p w14:paraId="4B3902F6" w14:textId="77777777" w:rsidR="00466C3F" w:rsidRDefault="00466C3F">
      <w:pPr>
        <w:spacing w:line="200" w:lineRule="exact"/>
        <w:rPr>
          <w:sz w:val="24"/>
          <w:szCs w:val="24"/>
        </w:rPr>
      </w:pPr>
    </w:p>
    <w:p w14:paraId="65338596" w14:textId="77777777" w:rsidR="00466C3F" w:rsidRDefault="00466C3F">
      <w:pPr>
        <w:spacing w:line="215" w:lineRule="exact"/>
        <w:rPr>
          <w:sz w:val="24"/>
          <w:szCs w:val="24"/>
        </w:rPr>
      </w:pPr>
    </w:p>
    <w:p w14:paraId="0498ACC1" w14:textId="77777777" w:rsidR="00466C3F" w:rsidRDefault="00C62A11">
      <w:pPr>
        <w:spacing w:line="302" w:lineRule="auto"/>
        <w:rPr>
          <w:sz w:val="20"/>
          <w:szCs w:val="20"/>
        </w:rPr>
      </w:pPr>
      <w:r>
        <w:rPr>
          <w:rFonts w:ascii="Arial" w:eastAsia="Arial" w:hAnsi="Arial" w:cs="Arial"/>
          <w:sz w:val="20"/>
          <w:szCs w:val="20"/>
          <w:u w:val="single"/>
        </w:rPr>
        <w:t>How to cite this work:</w:t>
      </w:r>
      <w:r>
        <w:rPr>
          <w:rFonts w:ascii="Arial" w:eastAsia="Arial" w:hAnsi="Arial" w:cs="Arial"/>
          <w:sz w:val="20"/>
          <w:szCs w:val="20"/>
        </w:rPr>
        <w:t xml:space="preserve"> Protocol: Oyster Reef Composition. (2020) Tennenbaum Marine Observatories Network, MarineGEO, Smithsonian Institution.</w:t>
      </w:r>
    </w:p>
    <w:p w14:paraId="702812BF" w14:textId="77777777" w:rsidR="00466C3F" w:rsidRDefault="00C62A11">
      <w:pPr>
        <w:spacing w:line="20" w:lineRule="exact"/>
        <w:rPr>
          <w:sz w:val="24"/>
          <w:szCs w:val="24"/>
        </w:rPr>
      </w:pPr>
      <w:r>
        <w:rPr>
          <w:noProof/>
          <w:sz w:val="24"/>
          <w:szCs w:val="24"/>
        </w:rPr>
        <w:drawing>
          <wp:anchor distT="0" distB="0" distL="114300" distR="114300" simplePos="0" relativeHeight="251655168" behindDoc="1" locked="0" layoutInCell="0" allowOverlap="1" wp14:anchorId="0C926BA9" wp14:editId="6838F30E">
            <wp:simplePos x="0" y="0"/>
            <wp:positionH relativeFrom="column">
              <wp:posOffset>1532255</wp:posOffset>
            </wp:positionH>
            <wp:positionV relativeFrom="paragraph">
              <wp:posOffset>319405</wp:posOffset>
            </wp:positionV>
            <wp:extent cx="2879725" cy="1254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2879725" cy="1254760"/>
                    </a:xfrm>
                    <a:prstGeom prst="rect">
                      <a:avLst/>
                    </a:prstGeom>
                    <a:noFill/>
                  </pic:spPr>
                </pic:pic>
              </a:graphicData>
            </a:graphic>
          </wp:anchor>
        </w:drawing>
      </w:r>
    </w:p>
    <w:p w14:paraId="4C6410CA" w14:textId="77777777" w:rsidR="00466C3F" w:rsidRDefault="00466C3F">
      <w:pPr>
        <w:sectPr w:rsidR="00466C3F">
          <w:pgSz w:w="12240" w:h="15840"/>
          <w:pgMar w:top="1440" w:right="1440" w:bottom="1440" w:left="1440" w:header="0" w:footer="0" w:gutter="0"/>
          <w:cols w:space="720" w:equalWidth="0">
            <w:col w:w="9360"/>
          </w:cols>
        </w:sectPr>
      </w:pPr>
    </w:p>
    <w:p w14:paraId="35E4E256" w14:textId="77777777" w:rsidR="00466C3F" w:rsidRDefault="00C62A11">
      <w:pPr>
        <w:ind w:left="7180"/>
        <w:rPr>
          <w:sz w:val="20"/>
          <w:szCs w:val="20"/>
        </w:rPr>
      </w:pPr>
      <w:bookmarkStart w:id="2" w:name="page2"/>
      <w:bookmarkEnd w:id="2"/>
      <w:r>
        <w:rPr>
          <w:rFonts w:ascii="Arial" w:eastAsia="Arial" w:hAnsi="Arial" w:cs="Arial"/>
          <w:noProof/>
          <w:sz w:val="20"/>
          <w:szCs w:val="20"/>
        </w:rPr>
        <w:lastRenderedPageBreak/>
        <w:drawing>
          <wp:anchor distT="0" distB="0" distL="114300" distR="114300" simplePos="0" relativeHeight="251656192" behindDoc="1" locked="0" layoutInCell="0" allowOverlap="1" wp14:anchorId="6BD156EB" wp14:editId="590078B8">
            <wp:simplePos x="0" y="0"/>
            <wp:positionH relativeFrom="page">
              <wp:posOffset>914400</wp:posOffset>
            </wp:positionH>
            <wp:positionV relativeFrom="page">
              <wp:posOffset>446405</wp:posOffset>
            </wp:positionV>
            <wp:extent cx="1052830" cy="360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Composition</w:t>
      </w:r>
    </w:p>
    <w:p w14:paraId="28CBC5A0" w14:textId="77777777" w:rsidR="00466C3F" w:rsidRDefault="00C62A11">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022414B9" wp14:editId="3D3BA392">
                <wp:simplePos x="0" y="0"/>
                <wp:positionH relativeFrom="column">
                  <wp:posOffset>12700</wp:posOffset>
                </wp:positionH>
                <wp:positionV relativeFrom="paragraph">
                  <wp:posOffset>228600</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1B1E260" id="Shape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18pt" to="46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rF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" o:allowincell="f" filled="t" strokeweight=".14039mm">
                <v:stroke joinstyle="miter"/>
                <o:lock v:ext="edit" shapetype="f"/>
              </v:line>
            </w:pict>
          </mc:Fallback>
        </mc:AlternateContent>
      </w:r>
    </w:p>
    <w:p w14:paraId="2C69506F" w14:textId="77777777" w:rsidR="00466C3F" w:rsidRDefault="00466C3F">
      <w:pPr>
        <w:spacing w:line="200" w:lineRule="exact"/>
        <w:rPr>
          <w:sz w:val="20"/>
          <w:szCs w:val="20"/>
        </w:rPr>
      </w:pPr>
    </w:p>
    <w:p w14:paraId="5F3F8CD6" w14:textId="77777777" w:rsidR="00466C3F" w:rsidRDefault="00466C3F">
      <w:pPr>
        <w:spacing w:line="200" w:lineRule="exact"/>
        <w:rPr>
          <w:sz w:val="20"/>
          <w:szCs w:val="20"/>
        </w:rPr>
      </w:pPr>
    </w:p>
    <w:p w14:paraId="240AD7C5" w14:textId="77777777" w:rsidR="00466C3F" w:rsidRDefault="00466C3F">
      <w:pPr>
        <w:spacing w:line="230" w:lineRule="exact"/>
        <w:rPr>
          <w:sz w:val="20"/>
          <w:szCs w:val="20"/>
        </w:rPr>
      </w:pPr>
    </w:p>
    <w:p w14:paraId="4F0454DE" w14:textId="77777777" w:rsidR="00466C3F" w:rsidRDefault="00C62A11">
      <w:pPr>
        <w:ind w:left="20"/>
        <w:rPr>
          <w:sz w:val="20"/>
          <w:szCs w:val="20"/>
        </w:rPr>
      </w:pPr>
      <w:r>
        <w:rPr>
          <w:rFonts w:ascii="Arial" w:eastAsia="Arial" w:hAnsi="Arial" w:cs="Arial"/>
          <w:b/>
          <w:bCs/>
          <w:sz w:val="24"/>
          <w:szCs w:val="24"/>
        </w:rPr>
        <w:t>Introduction</w:t>
      </w:r>
    </w:p>
    <w:p w14:paraId="74389A3E" w14:textId="77777777" w:rsidR="00466C3F" w:rsidRDefault="00466C3F">
      <w:pPr>
        <w:spacing w:line="139" w:lineRule="exact"/>
        <w:rPr>
          <w:sz w:val="20"/>
          <w:szCs w:val="20"/>
        </w:rPr>
      </w:pPr>
    </w:p>
    <w:p w14:paraId="3A82354F" w14:textId="6B5BBD80" w:rsidR="00466C3F" w:rsidRDefault="00C62A11">
      <w:pPr>
        <w:spacing w:line="267" w:lineRule="auto"/>
        <w:ind w:firstLine="16"/>
        <w:jc w:val="both"/>
        <w:rPr>
          <w:sz w:val="20"/>
          <w:szCs w:val="20"/>
        </w:rPr>
      </w:pPr>
      <w:r>
        <w:rPr>
          <w:rFonts w:ascii="Arial" w:eastAsia="Arial" w:hAnsi="Arial" w:cs="Arial"/>
          <w:sz w:val="20"/>
          <w:szCs w:val="20"/>
        </w:rPr>
        <w:t xml:space="preserve">This protocol provides non-destructive standardized data collection on the composition of an oyster reef including both living (oysters, algae, other bivalves, etc.) and non-living substrate </w:t>
      </w:r>
      <w:ins w:id="3" w:author="Janiak, Dean" w:date="2020-10-21T12:51:00Z">
        <w:r w:rsidR="00924490">
          <w:rPr>
            <w:rFonts w:ascii="Arial" w:eastAsia="Arial" w:hAnsi="Arial" w:cs="Arial"/>
            <w:sz w:val="20"/>
            <w:szCs w:val="20"/>
          </w:rPr>
          <w:t>(</w:t>
        </w:r>
      </w:ins>
      <w:r>
        <w:rPr>
          <w:rFonts w:ascii="Arial" w:eastAsia="Arial" w:hAnsi="Arial" w:cs="Arial"/>
          <w:sz w:val="20"/>
          <w:szCs w:val="20"/>
        </w:rPr>
        <w:t xml:space="preserve">dead shell, rock, sediment, etc.). Oysters are classified as live, </w:t>
      </w:r>
      <w:ins w:id="4" w:author="Janiak, Dean" w:date="2020-10-21T15:07:00Z">
        <w:r w:rsidR="0056108C">
          <w:rPr>
            <w:rFonts w:ascii="Arial" w:eastAsia="Arial" w:hAnsi="Arial" w:cs="Arial"/>
            <w:sz w:val="20"/>
            <w:szCs w:val="20"/>
          </w:rPr>
          <w:t xml:space="preserve">gaper (dead </w:t>
        </w:r>
      </w:ins>
      <w:ins w:id="5" w:author="Janiak, Dean" w:date="2020-10-21T15:08:00Z">
        <w:r w:rsidR="0056108C">
          <w:rPr>
            <w:rFonts w:ascii="Arial" w:eastAsia="Arial" w:hAnsi="Arial" w:cs="Arial"/>
            <w:sz w:val="20"/>
            <w:szCs w:val="20"/>
          </w:rPr>
          <w:t xml:space="preserve">or dying with visible tissue), </w:t>
        </w:r>
      </w:ins>
      <w:r>
        <w:rPr>
          <w:rFonts w:ascii="Arial" w:eastAsia="Arial" w:hAnsi="Arial" w:cs="Arial"/>
          <w:sz w:val="20"/>
          <w:szCs w:val="20"/>
        </w:rPr>
        <w:t xml:space="preserve">box (dead </w:t>
      </w:r>
      <w:ins w:id="6" w:author="Janiak, Dean" w:date="2020-10-21T15:08:00Z">
        <w:r w:rsidR="0056108C">
          <w:rPr>
            <w:rFonts w:ascii="Arial" w:eastAsia="Arial" w:hAnsi="Arial" w:cs="Arial"/>
            <w:sz w:val="20"/>
            <w:szCs w:val="20"/>
          </w:rPr>
          <w:t xml:space="preserve">and gaping </w:t>
        </w:r>
      </w:ins>
      <w:r>
        <w:rPr>
          <w:rFonts w:ascii="Arial" w:eastAsia="Arial" w:hAnsi="Arial" w:cs="Arial"/>
          <w:sz w:val="20"/>
          <w:szCs w:val="20"/>
        </w:rPr>
        <w:t xml:space="preserve">with both bivalved shells still attached </w:t>
      </w:r>
      <w:ins w:id="7" w:author="Janiak, Dean" w:date="2020-10-21T15:09:00Z">
        <w:r w:rsidR="0056108C">
          <w:rPr>
            <w:rFonts w:ascii="Arial" w:eastAsia="Arial" w:hAnsi="Arial" w:cs="Arial"/>
            <w:sz w:val="20"/>
            <w:szCs w:val="20"/>
          </w:rPr>
          <w:t>at the umbo</w:t>
        </w:r>
      </w:ins>
      <w:del w:id="8" w:author="Janiak, Dean" w:date="2020-10-21T15:09:00Z">
        <w:r w:rsidDel="0056108C">
          <w:rPr>
            <w:rFonts w:ascii="Arial" w:eastAsia="Arial" w:hAnsi="Arial" w:cs="Arial"/>
            <w:sz w:val="20"/>
            <w:szCs w:val="20"/>
          </w:rPr>
          <w:delText>together</w:delText>
        </w:r>
      </w:del>
      <w:r>
        <w:rPr>
          <w:rFonts w:ascii="Arial" w:eastAsia="Arial" w:hAnsi="Arial" w:cs="Arial"/>
          <w:sz w:val="20"/>
          <w:szCs w:val="20"/>
        </w:rPr>
        <w:t>), and cultch (single shell</w:t>
      </w:r>
      <w:ins w:id="9" w:author="Janiak, Dean" w:date="2020-10-21T15:09:00Z">
        <w:r w:rsidR="0056108C">
          <w:rPr>
            <w:rFonts w:ascii="Arial" w:eastAsia="Arial" w:hAnsi="Arial" w:cs="Arial"/>
            <w:sz w:val="20"/>
            <w:szCs w:val="20"/>
          </w:rPr>
          <w:t xml:space="preserve"> or shell fragments</w:t>
        </w:r>
      </w:ins>
      <w:r>
        <w:rPr>
          <w:rFonts w:ascii="Arial" w:eastAsia="Arial" w:hAnsi="Arial" w:cs="Arial"/>
          <w:sz w:val="20"/>
          <w:szCs w:val="20"/>
        </w:rPr>
        <w:t>).</w:t>
      </w:r>
      <w:ins w:id="10" w:author="Janiak, Dean" w:date="2020-10-21T12:47:00Z">
        <w:r w:rsidR="00924490">
          <w:rPr>
            <w:rFonts w:ascii="Arial" w:eastAsia="Arial" w:hAnsi="Arial" w:cs="Arial"/>
            <w:sz w:val="20"/>
            <w:szCs w:val="20"/>
          </w:rPr>
          <w:t xml:space="preserve"> </w:t>
        </w:r>
      </w:ins>
      <w:ins w:id="11" w:author="Janiak, Dean" w:date="2020-10-21T12:50:00Z">
        <w:r w:rsidR="00924490">
          <w:rPr>
            <w:rFonts w:ascii="Arial" w:eastAsia="Arial" w:hAnsi="Arial" w:cs="Arial"/>
            <w:sz w:val="20"/>
            <w:szCs w:val="20"/>
          </w:rPr>
          <w:t>The</w:t>
        </w:r>
      </w:ins>
      <w:ins w:id="12" w:author="Janiak, Dean" w:date="2020-10-21T12:47:00Z">
        <w:r w:rsidR="00924490">
          <w:rPr>
            <w:rFonts w:ascii="Arial" w:eastAsia="Arial" w:hAnsi="Arial" w:cs="Arial"/>
            <w:sz w:val="20"/>
            <w:szCs w:val="20"/>
          </w:rPr>
          <w:t xml:space="preserve"> protocol is designed to accommodate </w:t>
        </w:r>
      </w:ins>
      <w:ins w:id="13" w:author="Janiak, Dean" w:date="2020-10-21T12:53:00Z">
        <w:r w:rsidR="00CA530B">
          <w:rPr>
            <w:rFonts w:ascii="Arial" w:eastAsia="Arial" w:hAnsi="Arial" w:cs="Arial"/>
            <w:sz w:val="20"/>
            <w:szCs w:val="20"/>
          </w:rPr>
          <w:t xml:space="preserve">both large and patch </w:t>
        </w:r>
      </w:ins>
      <w:ins w:id="14" w:author="Janiak, Dean" w:date="2020-10-21T12:47:00Z">
        <w:r w:rsidR="00924490">
          <w:rPr>
            <w:rFonts w:ascii="Arial" w:eastAsia="Arial" w:hAnsi="Arial" w:cs="Arial"/>
            <w:sz w:val="20"/>
            <w:szCs w:val="20"/>
          </w:rPr>
          <w:t>intertidal and subtidal reefs</w:t>
        </w:r>
      </w:ins>
      <w:ins w:id="15" w:author="Janiak, Dean" w:date="2020-10-21T13:00:00Z">
        <w:r w:rsidR="00AC34A4">
          <w:rPr>
            <w:rFonts w:ascii="Arial" w:eastAsia="Arial" w:hAnsi="Arial" w:cs="Arial"/>
            <w:sz w:val="20"/>
            <w:szCs w:val="20"/>
          </w:rPr>
          <w:t>.</w:t>
        </w:r>
      </w:ins>
      <w:ins w:id="16" w:author="Janiak, Dean" w:date="2020-10-21T13:32:00Z">
        <w:r w:rsidR="004A35B8">
          <w:rPr>
            <w:rFonts w:ascii="Arial" w:eastAsia="Arial" w:hAnsi="Arial" w:cs="Arial"/>
            <w:sz w:val="20"/>
            <w:szCs w:val="20"/>
          </w:rPr>
          <w:t xml:space="preserve">  </w:t>
        </w:r>
      </w:ins>
      <w:ins w:id="17" w:author="Janiak, Dean" w:date="2020-10-21T12:55:00Z">
        <w:r w:rsidR="005D1FDB">
          <w:rPr>
            <w:rFonts w:ascii="Arial" w:eastAsia="Arial" w:hAnsi="Arial" w:cs="Arial"/>
            <w:sz w:val="20"/>
            <w:szCs w:val="20"/>
          </w:rPr>
          <w:t xml:space="preserve"> </w:t>
        </w:r>
      </w:ins>
      <w:ins w:id="18" w:author="Janiak, Dean" w:date="2020-10-21T12:50:00Z">
        <w:r w:rsidR="00924490">
          <w:rPr>
            <w:rFonts w:ascii="Arial" w:eastAsia="Arial" w:hAnsi="Arial" w:cs="Arial"/>
            <w:sz w:val="20"/>
            <w:szCs w:val="20"/>
          </w:rPr>
          <w:t xml:space="preserve">  </w:t>
        </w:r>
      </w:ins>
      <w:ins w:id="19" w:author="Janiak, Dean" w:date="2020-10-21T12:47:00Z">
        <w:r w:rsidR="00924490">
          <w:rPr>
            <w:rFonts w:ascii="Arial" w:eastAsia="Arial" w:hAnsi="Arial" w:cs="Arial"/>
            <w:sz w:val="20"/>
            <w:szCs w:val="20"/>
          </w:rPr>
          <w:t xml:space="preserve">  </w:t>
        </w:r>
      </w:ins>
    </w:p>
    <w:p w14:paraId="3043EA0C" w14:textId="77777777" w:rsidR="00466C3F" w:rsidRDefault="00C62A11">
      <w:pPr>
        <w:spacing w:line="20" w:lineRule="exact"/>
        <w:rPr>
          <w:sz w:val="20"/>
          <w:szCs w:val="20"/>
        </w:rPr>
      </w:pPr>
      <w:r>
        <w:rPr>
          <w:noProof/>
          <w:sz w:val="20"/>
          <w:szCs w:val="20"/>
        </w:rPr>
        <mc:AlternateContent>
          <mc:Choice Requires="wps">
            <w:drawing>
              <wp:anchor distT="0" distB="0" distL="114300" distR="114300" simplePos="0" relativeHeight="251658240" behindDoc="1" locked="0" layoutInCell="0" allowOverlap="1" wp14:anchorId="33FEF1E2" wp14:editId="56922D69">
                <wp:simplePos x="0" y="0"/>
                <wp:positionH relativeFrom="column">
                  <wp:posOffset>12700</wp:posOffset>
                </wp:positionH>
                <wp:positionV relativeFrom="paragraph">
                  <wp:posOffset>248920</wp:posOffset>
                </wp:positionV>
                <wp:extent cx="59436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9F5702A" id="Shape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pt,19.6pt" to="469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" o:allowincell="f" filled="t" strokeweight=".14039mm">
                <v:stroke joinstyle="miter"/>
                <o:lock v:ext="edit" shapetype="f"/>
              </v:line>
            </w:pict>
          </mc:Fallback>
        </mc:AlternateContent>
      </w:r>
    </w:p>
    <w:p w14:paraId="387699BD" w14:textId="77777777" w:rsidR="00466C3F" w:rsidRDefault="00466C3F">
      <w:pPr>
        <w:spacing w:line="200" w:lineRule="exact"/>
        <w:rPr>
          <w:sz w:val="20"/>
          <w:szCs w:val="20"/>
        </w:rPr>
      </w:pPr>
    </w:p>
    <w:p w14:paraId="38F4B729" w14:textId="77777777" w:rsidR="00466C3F" w:rsidRDefault="00466C3F">
      <w:pPr>
        <w:spacing w:line="200" w:lineRule="exact"/>
        <w:rPr>
          <w:sz w:val="20"/>
          <w:szCs w:val="20"/>
        </w:rPr>
      </w:pPr>
    </w:p>
    <w:p w14:paraId="1F236F05" w14:textId="77777777" w:rsidR="00466C3F" w:rsidRDefault="00466C3F">
      <w:pPr>
        <w:spacing w:line="263" w:lineRule="exact"/>
        <w:rPr>
          <w:sz w:val="20"/>
          <w:szCs w:val="20"/>
        </w:rPr>
      </w:pPr>
    </w:p>
    <w:p w14:paraId="2D66E577" w14:textId="77777777" w:rsidR="00466C3F" w:rsidRDefault="00C62A11">
      <w:pPr>
        <w:ind w:left="20"/>
        <w:rPr>
          <w:sz w:val="20"/>
          <w:szCs w:val="20"/>
        </w:rPr>
      </w:pPr>
      <w:r>
        <w:rPr>
          <w:rFonts w:ascii="Arial" w:eastAsia="Arial" w:hAnsi="Arial" w:cs="Arial"/>
          <w:b/>
          <w:bCs/>
          <w:sz w:val="24"/>
          <w:szCs w:val="24"/>
        </w:rPr>
        <w:t>Measured Parameters</w:t>
      </w:r>
    </w:p>
    <w:p w14:paraId="5F7DC71E" w14:textId="77777777" w:rsidR="00466C3F" w:rsidRDefault="00466C3F">
      <w:pPr>
        <w:spacing w:line="139" w:lineRule="exact"/>
        <w:rPr>
          <w:sz w:val="20"/>
          <w:szCs w:val="20"/>
        </w:rPr>
      </w:pPr>
    </w:p>
    <w:p w14:paraId="774CAF46" w14:textId="77777777" w:rsidR="00466C3F" w:rsidRDefault="00C62A11">
      <w:pPr>
        <w:numPr>
          <w:ilvl w:val="0"/>
          <w:numId w:val="1"/>
        </w:numPr>
        <w:tabs>
          <w:tab w:val="left" w:pos="520"/>
        </w:tabs>
        <w:ind w:left="520" w:hanging="256"/>
        <w:rPr>
          <w:rFonts w:ascii="Arial" w:eastAsia="Arial" w:hAnsi="Arial" w:cs="Arial"/>
          <w:sz w:val="20"/>
          <w:szCs w:val="20"/>
        </w:rPr>
      </w:pPr>
      <w:r>
        <w:rPr>
          <w:rFonts w:ascii="Arial" w:eastAsia="Arial" w:hAnsi="Arial" w:cs="Arial"/>
          <w:sz w:val="20"/>
          <w:szCs w:val="20"/>
        </w:rPr>
        <w:t>Percent cover of living and non-living substrate</w:t>
      </w:r>
    </w:p>
    <w:p w14:paraId="53ED076A" w14:textId="77777777" w:rsidR="00466C3F" w:rsidRDefault="00466C3F">
      <w:pPr>
        <w:spacing w:line="281" w:lineRule="exact"/>
        <w:rPr>
          <w:sz w:val="20"/>
          <w:szCs w:val="20"/>
        </w:rPr>
      </w:pPr>
    </w:p>
    <w:p w14:paraId="4742586E" w14:textId="77777777" w:rsidR="00466C3F" w:rsidRDefault="00C62A11">
      <w:pPr>
        <w:ind w:left="20"/>
        <w:rPr>
          <w:sz w:val="20"/>
          <w:szCs w:val="20"/>
        </w:rPr>
      </w:pPr>
      <w:r>
        <w:rPr>
          <w:rFonts w:ascii="Arial" w:eastAsia="Arial" w:hAnsi="Arial" w:cs="Arial"/>
          <w:b/>
          <w:bCs/>
          <w:sz w:val="24"/>
          <w:szCs w:val="24"/>
        </w:rPr>
        <w:t>Requirements</w:t>
      </w:r>
    </w:p>
    <w:p w14:paraId="57475584" w14:textId="77777777" w:rsidR="00466C3F" w:rsidRDefault="00466C3F">
      <w:pPr>
        <w:spacing w:line="139" w:lineRule="exact"/>
        <w:rPr>
          <w:sz w:val="20"/>
          <w:szCs w:val="20"/>
        </w:rPr>
      </w:pPr>
    </w:p>
    <w:p w14:paraId="66A895D2" w14:textId="77777777" w:rsidR="00466C3F" w:rsidRDefault="00C62A11">
      <w:pPr>
        <w:ind w:left="20"/>
        <w:rPr>
          <w:sz w:val="20"/>
          <w:szCs w:val="20"/>
        </w:rPr>
      </w:pPr>
      <w:r>
        <w:rPr>
          <w:rFonts w:ascii="Arial" w:eastAsia="Arial" w:hAnsi="Arial" w:cs="Arial"/>
          <w:sz w:val="20"/>
          <w:szCs w:val="20"/>
        </w:rPr>
        <w:t>Personnel: 2 – 4 people</w:t>
      </w:r>
    </w:p>
    <w:p w14:paraId="6C889691" w14:textId="77777777" w:rsidR="00466C3F" w:rsidRDefault="00466C3F">
      <w:pPr>
        <w:spacing w:line="129" w:lineRule="exact"/>
        <w:rPr>
          <w:sz w:val="20"/>
          <w:szCs w:val="20"/>
        </w:rPr>
      </w:pPr>
    </w:p>
    <w:p w14:paraId="4F052D7D" w14:textId="3BE11847" w:rsidR="00466C3F" w:rsidRDefault="00C62A11">
      <w:pPr>
        <w:ind w:left="20"/>
        <w:rPr>
          <w:sz w:val="20"/>
          <w:szCs w:val="20"/>
        </w:rPr>
      </w:pPr>
      <w:r>
        <w:rPr>
          <w:rFonts w:ascii="Arial" w:eastAsia="Arial" w:hAnsi="Arial" w:cs="Arial"/>
          <w:sz w:val="20"/>
          <w:szCs w:val="20"/>
        </w:rPr>
        <w:t>Estimated Total Time Per Location (</w:t>
      </w:r>
      <w:r>
        <w:rPr>
          <w:rFonts w:ascii="Arial" w:eastAsia="Arial" w:hAnsi="Arial" w:cs="Arial"/>
          <w:i/>
          <w:iCs/>
          <w:sz w:val="20"/>
          <w:szCs w:val="20"/>
        </w:rPr>
        <w:t>n</w:t>
      </w:r>
      <w:r>
        <w:rPr>
          <w:rFonts w:ascii="Arial" w:eastAsia="Arial" w:hAnsi="Arial" w:cs="Arial"/>
          <w:sz w:val="20"/>
          <w:szCs w:val="20"/>
        </w:rPr>
        <w:t xml:space="preserve"> = 3</w:t>
      </w:r>
      <w:r w:rsidR="003A5DCE">
        <w:rPr>
          <w:rFonts w:ascii="Arial" w:eastAsia="Arial" w:hAnsi="Arial" w:cs="Arial"/>
          <w:sz w:val="20"/>
          <w:szCs w:val="20"/>
        </w:rPr>
        <w:t xml:space="preserve"> transects per site</w:t>
      </w:r>
      <w:r>
        <w:rPr>
          <w:rFonts w:ascii="Arial" w:eastAsia="Arial" w:hAnsi="Arial" w:cs="Arial"/>
          <w:sz w:val="20"/>
          <w:szCs w:val="20"/>
        </w:rPr>
        <w:t>)</w:t>
      </w:r>
    </w:p>
    <w:p w14:paraId="14AEF525" w14:textId="77777777" w:rsidR="00466C3F" w:rsidRDefault="00466C3F">
      <w:pPr>
        <w:spacing w:line="129" w:lineRule="exact"/>
        <w:rPr>
          <w:sz w:val="20"/>
          <w:szCs w:val="20"/>
        </w:rPr>
      </w:pPr>
    </w:p>
    <w:p w14:paraId="16FF5307" w14:textId="128291E6" w:rsidR="00466C3F" w:rsidRDefault="00C62A11">
      <w:pPr>
        <w:ind w:left="220"/>
        <w:rPr>
          <w:sz w:val="20"/>
          <w:szCs w:val="20"/>
        </w:rPr>
      </w:pPr>
      <w:r>
        <w:rPr>
          <w:rFonts w:ascii="Arial" w:eastAsia="Arial" w:hAnsi="Arial" w:cs="Arial"/>
          <w:sz w:val="20"/>
          <w:szCs w:val="20"/>
        </w:rPr>
        <w:t xml:space="preserve">Preparation: 1 person x </w:t>
      </w:r>
      <w:ins w:id="20" w:author="Janiak, Dean" w:date="2020-12-14T15:06:00Z">
        <w:r w:rsidR="00CD6A2B">
          <w:rPr>
            <w:rFonts w:ascii="Arial" w:eastAsia="Arial" w:hAnsi="Arial" w:cs="Arial"/>
            <w:sz w:val="20"/>
            <w:szCs w:val="20"/>
          </w:rPr>
          <w:t>&lt;</w:t>
        </w:r>
      </w:ins>
      <w:r>
        <w:rPr>
          <w:rFonts w:ascii="Arial" w:eastAsia="Arial" w:hAnsi="Arial" w:cs="Arial"/>
          <w:sz w:val="20"/>
          <w:szCs w:val="20"/>
        </w:rPr>
        <w:t>1 day</w:t>
      </w:r>
    </w:p>
    <w:p w14:paraId="5C20EB10" w14:textId="77777777" w:rsidR="00466C3F" w:rsidRDefault="00466C3F">
      <w:pPr>
        <w:spacing w:line="9" w:lineRule="exact"/>
        <w:rPr>
          <w:sz w:val="20"/>
          <w:szCs w:val="20"/>
        </w:rPr>
      </w:pPr>
    </w:p>
    <w:p w14:paraId="75E6B580" w14:textId="3623F1CF" w:rsidR="00466C3F" w:rsidRDefault="00C62A11">
      <w:pPr>
        <w:ind w:left="220"/>
        <w:rPr>
          <w:sz w:val="20"/>
          <w:szCs w:val="20"/>
        </w:rPr>
      </w:pPr>
      <w:r>
        <w:rPr>
          <w:rFonts w:ascii="Arial" w:eastAsia="Arial" w:hAnsi="Arial" w:cs="Arial"/>
          <w:sz w:val="20"/>
          <w:szCs w:val="20"/>
        </w:rPr>
        <w:t xml:space="preserve">Fieldwork: 2 - 4 people x </w:t>
      </w:r>
      <w:ins w:id="21" w:author="Janiak, Dean" w:date="2020-12-14T15:06:00Z">
        <w:r w:rsidR="00CD6A2B">
          <w:rPr>
            <w:rFonts w:ascii="Arial" w:eastAsia="Arial" w:hAnsi="Arial" w:cs="Arial"/>
            <w:sz w:val="20"/>
            <w:szCs w:val="20"/>
          </w:rPr>
          <w:t>&lt;</w:t>
        </w:r>
      </w:ins>
      <w:r>
        <w:rPr>
          <w:rFonts w:ascii="Arial" w:eastAsia="Arial" w:hAnsi="Arial" w:cs="Arial"/>
          <w:sz w:val="20"/>
          <w:szCs w:val="20"/>
        </w:rPr>
        <w:t>1 day per location</w:t>
      </w:r>
    </w:p>
    <w:p w14:paraId="2ECDF6E6" w14:textId="77777777" w:rsidR="00466C3F" w:rsidRDefault="00466C3F">
      <w:pPr>
        <w:spacing w:line="9" w:lineRule="exact"/>
        <w:rPr>
          <w:sz w:val="20"/>
          <w:szCs w:val="20"/>
        </w:rPr>
      </w:pPr>
    </w:p>
    <w:p w14:paraId="2E8591B9" w14:textId="77777777" w:rsidR="00466C3F" w:rsidRDefault="00C62A11">
      <w:pPr>
        <w:ind w:left="220"/>
        <w:rPr>
          <w:sz w:val="20"/>
          <w:szCs w:val="20"/>
        </w:rPr>
      </w:pPr>
      <w:r>
        <w:rPr>
          <w:rFonts w:ascii="Arial" w:eastAsia="Arial" w:hAnsi="Arial" w:cs="Arial"/>
          <w:sz w:val="20"/>
          <w:szCs w:val="20"/>
        </w:rPr>
        <w:t>Post processing: None</w:t>
      </w:r>
    </w:p>
    <w:p w14:paraId="55343A93" w14:textId="77777777" w:rsidR="00466C3F" w:rsidRDefault="00466C3F">
      <w:pPr>
        <w:spacing w:line="9" w:lineRule="exact"/>
        <w:rPr>
          <w:sz w:val="20"/>
          <w:szCs w:val="20"/>
        </w:rPr>
      </w:pPr>
    </w:p>
    <w:p w14:paraId="4FB80779" w14:textId="1C005018" w:rsidR="00466C3F" w:rsidRDefault="00C62A11">
      <w:pPr>
        <w:ind w:left="220"/>
        <w:rPr>
          <w:sz w:val="20"/>
          <w:szCs w:val="20"/>
        </w:rPr>
      </w:pPr>
      <w:r>
        <w:rPr>
          <w:rFonts w:ascii="Arial" w:eastAsia="Arial" w:hAnsi="Arial" w:cs="Arial"/>
          <w:sz w:val="20"/>
          <w:szCs w:val="20"/>
        </w:rPr>
        <w:t xml:space="preserve">Data processing: 1 person x </w:t>
      </w:r>
      <w:ins w:id="22" w:author="Janiak, Dean" w:date="2020-12-14T15:06:00Z">
        <w:r w:rsidR="00CD6A2B">
          <w:rPr>
            <w:rFonts w:ascii="Arial" w:eastAsia="Arial" w:hAnsi="Arial" w:cs="Arial"/>
            <w:sz w:val="20"/>
            <w:szCs w:val="20"/>
          </w:rPr>
          <w:t>&lt;</w:t>
        </w:r>
      </w:ins>
      <w:bookmarkStart w:id="23" w:name="_GoBack"/>
      <w:bookmarkEnd w:id="23"/>
      <w:r>
        <w:rPr>
          <w:rFonts w:ascii="Arial" w:eastAsia="Arial" w:hAnsi="Arial" w:cs="Arial"/>
          <w:sz w:val="20"/>
          <w:szCs w:val="20"/>
        </w:rPr>
        <w:t>1 day</w:t>
      </w:r>
    </w:p>
    <w:p w14:paraId="62038047" w14:textId="77777777" w:rsidR="00466C3F" w:rsidRDefault="00466C3F">
      <w:pPr>
        <w:spacing w:line="129" w:lineRule="exact"/>
        <w:rPr>
          <w:sz w:val="20"/>
          <w:szCs w:val="20"/>
        </w:rPr>
      </w:pPr>
    </w:p>
    <w:p w14:paraId="3B5CFD08" w14:textId="77777777" w:rsidR="00466C3F" w:rsidRDefault="00C62A11">
      <w:pPr>
        <w:ind w:left="20"/>
        <w:rPr>
          <w:sz w:val="20"/>
          <w:szCs w:val="20"/>
        </w:rPr>
      </w:pPr>
      <w:r>
        <w:rPr>
          <w:rFonts w:ascii="Arial" w:eastAsia="Arial" w:hAnsi="Arial" w:cs="Arial"/>
          <w:sz w:val="20"/>
          <w:szCs w:val="20"/>
        </w:rPr>
        <w:t>Replication: 5 replicate quadrates per transect, 3 replicate transects per reef, 3 reefs per region</w:t>
      </w:r>
    </w:p>
    <w:p w14:paraId="7964028E" w14:textId="77777777" w:rsidR="00466C3F" w:rsidRDefault="00466C3F">
      <w:pPr>
        <w:spacing w:line="129" w:lineRule="exact"/>
        <w:rPr>
          <w:sz w:val="20"/>
          <w:szCs w:val="20"/>
        </w:rPr>
      </w:pPr>
    </w:p>
    <w:p w14:paraId="0CC2FBF3" w14:textId="77777777" w:rsidR="00466C3F" w:rsidRDefault="00C62A11">
      <w:pPr>
        <w:ind w:left="20"/>
        <w:rPr>
          <w:sz w:val="20"/>
          <w:szCs w:val="20"/>
        </w:rPr>
      </w:pPr>
      <w:r>
        <w:rPr>
          <w:rFonts w:ascii="Arial" w:eastAsia="Arial" w:hAnsi="Arial" w:cs="Arial"/>
          <w:sz w:val="20"/>
          <w:szCs w:val="20"/>
        </w:rPr>
        <w:t>Materials:</w:t>
      </w:r>
    </w:p>
    <w:p w14:paraId="2F483E38" w14:textId="77777777" w:rsidR="00466C3F" w:rsidRDefault="00466C3F">
      <w:pPr>
        <w:spacing w:line="129" w:lineRule="exact"/>
        <w:rPr>
          <w:sz w:val="20"/>
          <w:szCs w:val="20"/>
        </w:rPr>
      </w:pPr>
    </w:p>
    <w:p w14:paraId="0187B2E1" w14:textId="77777777" w:rsidR="00466C3F" w:rsidRDefault="00C62A11">
      <w:pPr>
        <w:ind w:left="20"/>
        <w:rPr>
          <w:sz w:val="20"/>
          <w:szCs w:val="20"/>
        </w:rPr>
      </w:pPr>
      <w:r>
        <w:rPr>
          <w:rFonts w:ascii="Arial" w:eastAsia="Arial" w:hAnsi="Arial" w:cs="Arial"/>
          <w:sz w:val="20"/>
          <w:szCs w:val="20"/>
          <w:u w:val="single"/>
        </w:rPr>
        <w:t>Fieldwork:</w:t>
      </w:r>
    </w:p>
    <w:p w14:paraId="4DE60E9F" w14:textId="77777777" w:rsidR="00466C3F" w:rsidRDefault="00466C3F">
      <w:pPr>
        <w:spacing w:line="29" w:lineRule="exact"/>
        <w:rPr>
          <w:sz w:val="20"/>
          <w:szCs w:val="20"/>
        </w:rPr>
      </w:pPr>
    </w:p>
    <w:p w14:paraId="29721192" w14:textId="77777777" w:rsidR="00FB0575" w:rsidRPr="00FB0575" w:rsidRDefault="00C62A11" w:rsidP="00C62A11">
      <w:pPr>
        <w:pStyle w:val="ListParagraph"/>
        <w:numPr>
          <w:ilvl w:val="0"/>
          <w:numId w:val="7"/>
        </w:numPr>
        <w:spacing w:line="270" w:lineRule="auto"/>
        <w:ind w:left="380" w:right="6260"/>
        <w:rPr>
          <w:ins w:id="24" w:author="Janiak, Dean" w:date="2020-10-21T15:56:00Z"/>
          <w:sz w:val="20"/>
          <w:szCs w:val="20"/>
          <w:rPrChange w:id="25" w:author="Janiak, Dean" w:date="2020-10-21T15:56:00Z">
            <w:rPr>
              <w:ins w:id="26" w:author="Janiak, Dean" w:date="2020-10-21T15:56:00Z"/>
              <w:rFonts w:ascii="Arial" w:eastAsia="Arial" w:hAnsi="Arial" w:cs="Arial"/>
              <w:sz w:val="20"/>
              <w:szCs w:val="20"/>
            </w:rPr>
          </w:rPrChange>
        </w:rPr>
      </w:pPr>
      <w:r w:rsidRPr="00C62A11">
        <w:rPr>
          <w:rFonts w:ascii="Arial" w:eastAsia="Arial" w:hAnsi="Arial" w:cs="Arial"/>
          <w:sz w:val="20"/>
          <w:szCs w:val="20"/>
        </w:rPr>
        <w:t>81-point PVC quadrat (</w:t>
      </w:r>
      <w:ins w:id="27" w:author="Janiak, Dean" w:date="2020-10-21T15:42:00Z">
        <w:r w:rsidR="00E96CE9">
          <w:rPr>
            <w:rFonts w:ascii="Arial" w:eastAsia="Arial" w:hAnsi="Arial" w:cs="Arial"/>
            <w:sz w:val="20"/>
            <w:szCs w:val="20"/>
          </w:rPr>
          <w:t>Figure 1)</w:t>
        </w:r>
      </w:ins>
      <w:del w:id="28" w:author="Janiak, Dean" w:date="2020-10-21T15:42:00Z">
        <w:r w:rsidRPr="00C62A11" w:rsidDel="00E96CE9">
          <w:rPr>
            <w:rFonts w:ascii="Arial" w:eastAsia="Arial" w:hAnsi="Arial" w:cs="Arial"/>
            <w:sz w:val="20"/>
            <w:szCs w:val="20"/>
          </w:rPr>
          <w:delText>1x1m)</w:delText>
        </w:r>
      </w:del>
      <w:ins w:id="29" w:author="Janiak, Dean" w:date="2020-10-21T15:56:00Z">
        <w:r w:rsidR="005E5B9F">
          <w:rPr>
            <w:rFonts w:ascii="Arial" w:eastAsia="Arial" w:hAnsi="Arial" w:cs="Arial"/>
            <w:sz w:val="20"/>
            <w:szCs w:val="20"/>
          </w:rPr>
          <w:t xml:space="preserve">      </w:t>
        </w:r>
      </w:ins>
    </w:p>
    <w:p w14:paraId="0C56CD81" w14:textId="77777777" w:rsidR="00FB0575" w:rsidRPr="00FB0575" w:rsidRDefault="00FB0575" w:rsidP="00C62A11">
      <w:pPr>
        <w:pStyle w:val="ListParagraph"/>
        <w:numPr>
          <w:ilvl w:val="0"/>
          <w:numId w:val="7"/>
        </w:numPr>
        <w:spacing w:line="270" w:lineRule="auto"/>
        <w:ind w:left="380" w:right="6260"/>
        <w:rPr>
          <w:ins w:id="30" w:author="Janiak, Dean" w:date="2020-10-21T15:56:00Z"/>
          <w:sz w:val="20"/>
          <w:szCs w:val="20"/>
          <w:rPrChange w:id="31" w:author="Janiak, Dean" w:date="2020-10-21T15:56:00Z">
            <w:rPr>
              <w:ins w:id="32" w:author="Janiak, Dean" w:date="2020-10-21T15:56:00Z"/>
              <w:rFonts w:ascii="Arial" w:eastAsia="Arial" w:hAnsi="Arial" w:cs="Arial"/>
              <w:sz w:val="20"/>
              <w:szCs w:val="20"/>
            </w:rPr>
          </w:rPrChange>
        </w:rPr>
      </w:pPr>
    </w:p>
    <w:p w14:paraId="6E6FC3A8" w14:textId="77777777" w:rsidR="00FB0575" w:rsidRPr="00FB0575" w:rsidRDefault="00FB0575" w:rsidP="00C62A11">
      <w:pPr>
        <w:pStyle w:val="ListParagraph"/>
        <w:numPr>
          <w:ilvl w:val="0"/>
          <w:numId w:val="7"/>
        </w:numPr>
        <w:spacing w:line="270" w:lineRule="auto"/>
        <w:ind w:left="380" w:right="6260"/>
        <w:rPr>
          <w:ins w:id="33" w:author="Janiak, Dean" w:date="2020-10-21T15:56:00Z"/>
          <w:sz w:val="20"/>
          <w:szCs w:val="20"/>
          <w:rPrChange w:id="34" w:author="Janiak, Dean" w:date="2020-10-21T15:56:00Z">
            <w:rPr>
              <w:ins w:id="35" w:author="Janiak, Dean" w:date="2020-10-21T15:56:00Z"/>
              <w:rFonts w:ascii="Arial" w:eastAsia="Arial" w:hAnsi="Arial" w:cs="Arial"/>
              <w:sz w:val="20"/>
              <w:szCs w:val="20"/>
            </w:rPr>
          </w:rPrChange>
        </w:rPr>
      </w:pPr>
    </w:p>
    <w:p w14:paraId="2C3F92F3" w14:textId="39C09E90" w:rsidR="00C62A11" w:rsidRPr="00C62A11" w:rsidRDefault="00FB0575">
      <w:pPr>
        <w:pStyle w:val="ListParagraph"/>
        <w:spacing w:line="270" w:lineRule="auto"/>
        <w:ind w:left="380" w:right="6260"/>
        <w:rPr>
          <w:sz w:val="20"/>
          <w:szCs w:val="20"/>
        </w:rPr>
        <w:pPrChange w:id="36" w:author="Janiak, Dean" w:date="2020-10-21T15:56:00Z">
          <w:pPr>
            <w:pStyle w:val="ListParagraph"/>
            <w:numPr>
              <w:numId w:val="7"/>
            </w:numPr>
            <w:spacing w:line="270" w:lineRule="auto"/>
            <w:ind w:left="380" w:right="6260" w:hanging="360"/>
          </w:pPr>
        </w:pPrChange>
      </w:pPr>
      <w:ins w:id="37" w:author="Janiak, Dean" w:date="2020-10-21T15:56:00Z">
        <w:r>
          <w:rPr>
            <w:rFonts w:ascii="Arial" w:eastAsia="Arial" w:hAnsi="Arial" w:cs="Arial"/>
            <w:sz w:val="20"/>
            <w:szCs w:val="20"/>
          </w:rPr>
          <w:t>Figure 1. 1</w:t>
        </w:r>
      </w:ins>
      <w:ins w:id="38" w:author="Janiak, Dean" w:date="2020-10-21T15:57:00Z">
        <w:r>
          <w:rPr>
            <w:rFonts w:ascii="Arial" w:eastAsia="Arial" w:hAnsi="Arial" w:cs="Arial"/>
            <w:sz w:val="20"/>
            <w:szCs w:val="20"/>
          </w:rPr>
          <w:t>x1 m quadrat with 81 intersecting points</w:t>
        </w:r>
      </w:ins>
      <w:ins w:id="39" w:author="Janiak, Dean" w:date="2020-10-22T08:21:00Z">
        <w:r w:rsidR="009433E4">
          <w:rPr>
            <w:rFonts w:ascii="Arial" w:eastAsia="Arial" w:hAnsi="Arial" w:cs="Arial"/>
            <w:sz w:val="20"/>
            <w:szCs w:val="20"/>
          </w:rPr>
          <w:t>, 9 holes drilled every 10 cm on each side with string pul</w:t>
        </w:r>
      </w:ins>
      <w:ins w:id="40" w:author="Janiak, Dean" w:date="2020-10-22T08:22:00Z">
        <w:r w:rsidR="009433E4">
          <w:rPr>
            <w:rFonts w:ascii="Arial" w:eastAsia="Arial" w:hAnsi="Arial" w:cs="Arial"/>
            <w:sz w:val="20"/>
            <w:szCs w:val="20"/>
          </w:rPr>
          <w:t>led through</w:t>
        </w:r>
      </w:ins>
      <w:ins w:id="41" w:author="Janiak, Dean" w:date="2020-10-22T08:23:00Z">
        <w:r w:rsidR="009433E4">
          <w:rPr>
            <w:rFonts w:ascii="Arial" w:eastAsia="Arial" w:hAnsi="Arial" w:cs="Arial"/>
            <w:sz w:val="20"/>
            <w:szCs w:val="20"/>
          </w:rPr>
          <w:t>, PVC can be ¾’’ – 1’’</w:t>
        </w:r>
      </w:ins>
      <w:ins w:id="42" w:author="Janiak, Dean" w:date="2020-10-22T08:24:00Z">
        <w:r w:rsidR="009433E4">
          <w:rPr>
            <w:rFonts w:ascii="Arial" w:eastAsia="Arial" w:hAnsi="Arial" w:cs="Arial"/>
            <w:sz w:val="20"/>
            <w:szCs w:val="20"/>
          </w:rPr>
          <w:t xml:space="preserve"> in diameter</w:t>
        </w:r>
      </w:ins>
      <w:ins w:id="43" w:author="Janiak, Dean" w:date="2020-10-21T15:56:00Z">
        <w:r w:rsidR="005E5B9F">
          <w:rPr>
            <w:rFonts w:ascii="Arial" w:eastAsia="Arial" w:hAnsi="Arial" w:cs="Arial"/>
            <w:sz w:val="20"/>
            <w:szCs w:val="20"/>
          </w:rPr>
          <w:t xml:space="preserve">                                                                                </w:t>
        </w:r>
        <w:r>
          <w:rPr>
            <w:rFonts w:ascii="Arial" w:eastAsia="Arial" w:hAnsi="Arial" w:cs="Arial"/>
            <w:sz w:val="20"/>
            <w:szCs w:val="20"/>
          </w:rPr>
          <w:t xml:space="preserve">                    </w:t>
        </w:r>
        <w:commentRangeStart w:id="44"/>
        <w:r w:rsidR="005E5B9F">
          <w:rPr>
            <w:noProof/>
            <w:sz w:val="20"/>
            <w:szCs w:val="20"/>
          </w:rPr>
          <w:drawing>
            <wp:inline distT="0" distB="0" distL="0" distR="0" wp14:anchorId="1B82957A" wp14:editId="28DC62CC">
              <wp:extent cx="1853921" cy="1575942"/>
              <wp:effectExtent l="0" t="0" r="0" b="571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9" cstate="print">
                        <a:extLst>
                          <a:ext uri="{28A0092B-C50C-407E-A947-70E740481C1C}">
                            <a14:useLocalDpi xmlns:a14="http://schemas.microsoft.com/office/drawing/2010/main" val="0"/>
                          </a:ext>
                        </a:extLst>
                      </a:blip>
                      <a:srcRect l="21085" t="8063" r="31378" b="20102"/>
                      <a:stretch/>
                    </pic:blipFill>
                    <pic:spPr bwMode="auto">
                      <a:xfrm>
                        <a:off x="0" y="0"/>
                        <a:ext cx="1873810" cy="1592849"/>
                      </a:xfrm>
                      <a:prstGeom prst="rect">
                        <a:avLst/>
                      </a:prstGeom>
                      <a:ln>
                        <a:noFill/>
                      </a:ln>
                      <a:extLst>
                        <a:ext uri="{53640926-AAD7-44D8-BBD7-CCE9431645EC}">
                          <a14:shadowObscured xmlns:a14="http://schemas.microsoft.com/office/drawing/2010/main"/>
                        </a:ext>
                      </a:extLst>
                    </pic:spPr>
                  </pic:pic>
                </a:graphicData>
              </a:graphic>
            </wp:inline>
          </w:drawing>
        </w:r>
      </w:ins>
      <w:commentRangeEnd w:id="44"/>
      <w:ins w:id="45" w:author="Janiak, Dean" w:date="2020-10-22T08:24:00Z">
        <w:r w:rsidR="00266C51">
          <w:rPr>
            <w:rStyle w:val="CommentReference"/>
          </w:rPr>
          <w:commentReference w:id="44"/>
        </w:r>
      </w:ins>
    </w:p>
    <w:p w14:paraId="0DCBBC0A" w14:textId="45A2C938" w:rsidR="00466C3F" w:rsidRPr="00C62A11" w:rsidRDefault="00C62A11" w:rsidP="00C62A11">
      <w:pPr>
        <w:pStyle w:val="ListParagraph"/>
        <w:numPr>
          <w:ilvl w:val="0"/>
          <w:numId w:val="7"/>
        </w:numPr>
        <w:spacing w:line="270" w:lineRule="auto"/>
        <w:ind w:left="380" w:right="6260"/>
        <w:rPr>
          <w:sz w:val="20"/>
          <w:szCs w:val="20"/>
        </w:rPr>
      </w:pPr>
      <w:r w:rsidRPr="00C62A11">
        <w:rPr>
          <w:rFonts w:ascii="Arial" w:eastAsia="Arial" w:hAnsi="Arial" w:cs="Arial"/>
          <w:sz w:val="20"/>
          <w:szCs w:val="20"/>
        </w:rPr>
        <w:t>30 m transect tape (3)</w:t>
      </w:r>
    </w:p>
    <w:p w14:paraId="5BF97524" w14:textId="77777777" w:rsidR="00466C3F" w:rsidRPr="00C62A11" w:rsidRDefault="00C62A11" w:rsidP="00C62A11">
      <w:pPr>
        <w:pStyle w:val="ListParagraph"/>
        <w:numPr>
          <w:ilvl w:val="0"/>
          <w:numId w:val="7"/>
        </w:numPr>
        <w:ind w:left="380"/>
        <w:rPr>
          <w:sz w:val="20"/>
          <w:szCs w:val="20"/>
        </w:rPr>
      </w:pPr>
      <w:r w:rsidRPr="00C62A11">
        <w:rPr>
          <w:rFonts w:ascii="Arial" w:eastAsia="Arial" w:hAnsi="Arial" w:cs="Arial"/>
          <w:sz w:val="20"/>
          <w:szCs w:val="20"/>
        </w:rPr>
        <w:t>Camera</w:t>
      </w:r>
    </w:p>
    <w:p w14:paraId="0C0FD80C" w14:textId="77777777" w:rsidR="00466C3F" w:rsidRDefault="00466C3F" w:rsidP="00C62A11">
      <w:pPr>
        <w:spacing w:line="29" w:lineRule="exact"/>
        <w:rPr>
          <w:sz w:val="20"/>
          <w:szCs w:val="20"/>
        </w:rPr>
      </w:pPr>
    </w:p>
    <w:p w14:paraId="56E00266" w14:textId="77777777" w:rsidR="00466C3F" w:rsidRPr="00C62A11" w:rsidRDefault="00C62A11" w:rsidP="00C62A11">
      <w:pPr>
        <w:pStyle w:val="ListParagraph"/>
        <w:numPr>
          <w:ilvl w:val="0"/>
          <w:numId w:val="7"/>
        </w:numPr>
        <w:ind w:left="380"/>
        <w:rPr>
          <w:sz w:val="20"/>
          <w:szCs w:val="20"/>
        </w:rPr>
      </w:pPr>
      <w:r w:rsidRPr="00C62A11">
        <w:rPr>
          <w:rFonts w:ascii="Arial" w:eastAsia="Arial" w:hAnsi="Arial" w:cs="Arial"/>
          <w:sz w:val="20"/>
          <w:szCs w:val="20"/>
        </w:rPr>
        <w:t>Oyster reef composition data sheets</w:t>
      </w:r>
    </w:p>
    <w:p w14:paraId="6AC8EC2D" w14:textId="77777777" w:rsidR="00466C3F" w:rsidRDefault="00C62A11">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14:anchorId="40E50BD5" wp14:editId="2E03B96E">
                <wp:simplePos x="0" y="0"/>
                <wp:positionH relativeFrom="column">
                  <wp:posOffset>12700</wp:posOffset>
                </wp:positionH>
                <wp:positionV relativeFrom="paragraph">
                  <wp:posOffset>170815</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80609B" id="Shape 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pt,13.45pt" to="46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ivuA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" o:allowincell="f" filled="t" strokeweight=".14039mm">
                <v:stroke joinstyle="miter"/>
                <o:lock v:ext="edit" shapetype="f"/>
              </v:line>
            </w:pict>
          </mc:Fallback>
        </mc:AlternateContent>
      </w:r>
    </w:p>
    <w:p w14:paraId="3919747B" w14:textId="77777777" w:rsidR="00466C3F" w:rsidRDefault="00466C3F">
      <w:pPr>
        <w:spacing w:line="200" w:lineRule="exact"/>
        <w:rPr>
          <w:sz w:val="20"/>
          <w:szCs w:val="20"/>
        </w:rPr>
      </w:pPr>
    </w:p>
    <w:p w14:paraId="20966F86" w14:textId="77777777" w:rsidR="00466C3F" w:rsidRDefault="00466C3F">
      <w:pPr>
        <w:spacing w:line="340" w:lineRule="exact"/>
        <w:rPr>
          <w:sz w:val="20"/>
          <w:szCs w:val="20"/>
        </w:rPr>
      </w:pPr>
    </w:p>
    <w:p w14:paraId="46411D2E" w14:textId="77777777" w:rsidR="00466C3F" w:rsidRDefault="00C62A11">
      <w:pPr>
        <w:ind w:left="20"/>
        <w:rPr>
          <w:sz w:val="20"/>
          <w:szCs w:val="20"/>
        </w:rPr>
      </w:pPr>
      <w:r>
        <w:rPr>
          <w:rFonts w:ascii="Arial" w:eastAsia="Arial" w:hAnsi="Arial" w:cs="Arial"/>
          <w:b/>
          <w:bCs/>
          <w:sz w:val="24"/>
          <w:szCs w:val="24"/>
        </w:rPr>
        <w:t>Methods</w:t>
      </w:r>
    </w:p>
    <w:p w14:paraId="4B093BB6" w14:textId="77777777" w:rsidR="00466C3F" w:rsidRDefault="00466C3F">
      <w:pPr>
        <w:spacing w:line="139" w:lineRule="exact"/>
        <w:rPr>
          <w:sz w:val="20"/>
          <w:szCs w:val="20"/>
        </w:rPr>
      </w:pPr>
    </w:p>
    <w:p w14:paraId="3C449254" w14:textId="77777777" w:rsidR="00466C3F" w:rsidRDefault="00C62A11">
      <w:pPr>
        <w:ind w:left="20"/>
        <w:rPr>
          <w:sz w:val="20"/>
          <w:szCs w:val="20"/>
        </w:rPr>
      </w:pPr>
      <w:r>
        <w:rPr>
          <w:rFonts w:ascii="Arial" w:eastAsia="Arial" w:hAnsi="Arial" w:cs="Arial"/>
          <w:sz w:val="20"/>
          <w:szCs w:val="20"/>
          <w:u w:val="single"/>
        </w:rPr>
        <w:t>Preparation:</w:t>
      </w:r>
    </w:p>
    <w:p w14:paraId="2DAE78DC" w14:textId="77777777" w:rsidR="00466C3F" w:rsidRDefault="00466C3F">
      <w:pPr>
        <w:spacing w:line="29" w:lineRule="exact"/>
        <w:rPr>
          <w:sz w:val="20"/>
          <w:szCs w:val="20"/>
        </w:rPr>
      </w:pPr>
    </w:p>
    <w:p w14:paraId="195F4952" w14:textId="77777777" w:rsidR="00466C3F" w:rsidRDefault="00C62A11">
      <w:pPr>
        <w:numPr>
          <w:ilvl w:val="0"/>
          <w:numId w:val="3"/>
        </w:numPr>
        <w:tabs>
          <w:tab w:val="left" w:pos="520"/>
        </w:tabs>
        <w:ind w:left="520" w:hanging="256"/>
        <w:rPr>
          <w:rFonts w:ascii="Arial" w:eastAsia="Arial" w:hAnsi="Arial" w:cs="Arial"/>
          <w:sz w:val="20"/>
          <w:szCs w:val="20"/>
        </w:rPr>
      </w:pPr>
      <w:r>
        <w:rPr>
          <w:rFonts w:ascii="Arial" w:eastAsia="Arial" w:hAnsi="Arial" w:cs="Arial"/>
          <w:sz w:val="20"/>
          <w:szCs w:val="20"/>
        </w:rPr>
        <w:lastRenderedPageBreak/>
        <w:t xml:space="preserve">Review the MarineGEO </w:t>
      </w:r>
      <w:r>
        <w:rPr>
          <w:rFonts w:ascii="Arial" w:eastAsia="Arial" w:hAnsi="Arial" w:cs="Arial"/>
          <w:sz w:val="20"/>
          <w:szCs w:val="20"/>
          <w:u w:val="single"/>
        </w:rPr>
        <w:t>Oyster Reef Habitat Survey Design</w:t>
      </w:r>
      <w:r>
        <w:rPr>
          <w:rFonts w:ascii="Arial" w:eastAsia="Arial" w:hAnsi="Arial" w:cs="Arial"/>
          <w:sz w:val="20"/>
          <w:szCs w:val="20"/>
        </w:rPr>
        <w:t xml:space="preserve"> for selection of permanent sites.</w:t>
      </w:r>
    </w:p>
    <w:p w14:paraId="778C8782" w14:textId="77777777" w:rsidR="00466C3F" w:rsidRDefault="00466C3F">
      <w:pPr>
        <w:spacing w:line="9" w:lineRule="exact"/>
        <w:rPr>
          <w:rFonts w:ascii="Arial" w:eastAsia="Arial" w:hAnsi="Arial" w:cs="Arial"/>
          <w:sz w:val="20"/>
          <w:szCs w:val="20"/>
        </w:rPr>
      </w:pPr>
    </w:p>
    <w:p w14:paraId="65377352" w14:textId="77777777" w:rsidR="00466C3F" w:rsidRDefault="00C62A11">
      <w:pPr>
        <w:numPr>
          <w:ilvl w:val="0"/>
          <w:numId w:val="3"/>
        </w:numPr>
        <w:tabs>
          <w:tab w:val="left" w:pos="520"/>
        </w:tabs>
        <w:ind w:left="520" w:hanging="256"/>
        <w:rPr>
          <w:rFonts w:ascii="Arial" w:eastAsia="Arial" w:hAnsi="Arial" w:cs="Arial"/>
          <w:sz w:val="20"/>
          <w:szCs w:val="20"/>
        </w:rPr>
      </w:pPr>
      <w:r>
        <w:rPr>
          <w:rFonts w:ascii="Arial" w:eastAsia="Arial" w:hAnsi="Arial" w:cs="Arial"/>
          <w:sz w:val="20"/>
          <w:szCs w:val="20"/>
        </w:rPr>
        <w:t>Become familiar with the methodology prior to going out into the field to conduct sampling.</w:t>
      </w:r>
    </w:p>
    <w:p w14:paraId="1B4FFC9D" w14:textId="77777777" w:rsidR="00466C3F" w:rsidRDefault="00466C3F">
      <w:pPr>
        <w:spacing w:line="9" w:lineRule="exact"/>
        <w:rPr>
          <w:rFonts w:ascii="Arial" w:eastAsia="Arial" w:hAnsi="Arial" w:cs="Arial"/>
          <w:sz w:val="20"/>
          <w:szCs w:val="20"/>
        </w:rPr>
      </w:pPr>
    </w:p>
    <w:p w14:paraId="669AD51F" w14:textId="77777777" w:rsidR="00466C3F" w:rsidRDefault="00C62A11">
      <w:pPr>
        <w:numPr>
          <w:ilvl w:val="0"/>
          <w:numId w:val="3"/>
        </w:numPr>
        <w:tabs>
          <w:tab w:val="left" w:pos="520"/>
        </w:tabs>
        <w:ind w:left="520" w:hanging="256"/>
        <w:rPr>
          <w:rFonts w:ascii="Arial" w:eastAsia="Arial" w:hAnsi="Arial" w:cs="Arial"/>
          <w:sz w:val="20"/>
          <w:szCs w:val="20"/>
        </w:rPr>
      </w:pPr>
      <w:r>
        <w:rPr>
          <w:rFonts w:ascii="Arial" w:eastAsia="Arial" w:hAnsi="Arial" w:cs="Arial"/>
          <w:sz w:val="20"/>
          <w:szCs w:val="20"/>
        </w:rPr>
        <w:t>Print datasheets on waterproof paper.</w:t>
      </w:r>
    </w:p>
    <w:p w14:paraId="5CEEE80B" w14:textId="77777777" w:rsidR="00466C3F" w:rsidRDefault="00466C3F">
      <w:pPr>
        <w:spacing w:line="9" w:lineRule="exact"/>
        <w:rPr>
          <w:rFonts w:ascii="Arial" w:eastAsia="Arial" w:hAnsi="Arial" w:cs="Arial"/>
          <w:sz w:val="20"/>
          <w:szCs w:val="20"/>
        </w:rPr>
      </w:pPr>
    </w:p>
    <w:p w14:paraId="5448C968" w14:textId="77777777" w:rsidR="00466C3F" w:rsidRDefault="00C62A11">
      <w:pPr>
        <w:numPr>
          <w:ilvl w:val="0"/>
          <w:numId w:val="3"/>
        </w:numPr>
        <w:tabs>
          <w:tab w:val="left" w:pos="527"/>
        </w:tabs>
        <w:spacing w:line="249" w:lineRule="auto"/>
        <w:ind w:left="520" w:hanging="256"/>
        <w:rPr>
          <w:rFonts w:ascii="Arial" w:eastAsia="Arial" w:hAnsi="Arial" w:cs="Arial"/>
          <w:sz w:val="20"/>
          <w:szCs w:val="20"/>
        </w:rPr>
      </w:pPr>
      <w:r>
        <w:rPr>
          <w:rFonts w:ascii="Arial" w:eastAsia="Arial" w:hAnsi="Arial" w:cs="Arial"/>
          <w:sz w:val="20"/>
          <w:szCs w:val="20"/>
        </w:rPr>
        <w:t>This protocol assumes that n = 5 replicate quadrats for percent cover are taken per each transect. Three (n = 3) transects are done per each site.</w:t>
      </w:r>
    </w:p>
    <w:p w14:paraId="07638BB4" w14:textId="7948A5ED" w:rsidR="00466C3F" w:rsidRDefault="009A09F3">
      <w:pPr>
        <w:numPr>
          <w:ilvl w:val="0"/>
          <w:numId w:val="3"/>
        </w:numPr>
        <w:tabs>
          <w:tab w:val="left" w:pos="520"/>
        </w:tabs>
        <w:ind w:left="520" w:hanging="256"/>
        <w:rPr>
          <w:rFonts w:ascii="Arial" w:eastAsia="Arial" w:hAnsi="Arial" w:cs="Arial"/>
          <w:sz w:val="20"/>
          <w:szCs w:val="20"/>
        </w:rPr>
      </w:pPr>
      <w:ins w:id="46" w:author="Janiak, Dean" w:date="2020-10-09T14:23:00Z">
        <w:r>
          <w:rPr>
            <w:rFonts w:ascii="Arial" w:eastAsia="Arial" w:hAnsi="Arial" w:cs="Arial"/>
            <w:sz w:val="20"/>
            <w:szCs w:val="20"/>
          </w:rPr>
          <w:t xml:space="preserve">For intertidal reefs, </w:t>
        </w:r>
      </w:ins>
      <w:del w:id="47" w:author="Janiak, Dean" w:date="2020-10-09T14:23:00Z">
        <w:r w:rsidR="00C62A11" w:rsidDel="009A09F3">
          <w:rPr>
            <w:rFonts w:ascii="Arial" w:eastAsia="Arial" w:hAnsi="Arial" w:cs="Arial"/>
            <w:sz w:val="20"/>
            <w:szCs w:val="20"/>
          </w:rPr>
          <w:delText>S</w:delText>
        </w:r>
      </w:del>
      <w:ins w:id="48" w:author="Janiak, Dean" w:date="2020-10-09T14:23:00Z">
        <w:r>
          <w:rPr>
            <w:rFonts w:ascii="Arial" w:eastAsia="Arial" w:hAnsi="Arial" w:cs="Arial"/>
            <w:sz w:val="20"/>
            <w:szCs w:val="20"/>
          </w:rPr>
          <w:t>s</w:t>
        </w:r>
      </w:ins>
      <w:r w:rsidR="00C62A11">
        <w:rPr>
          <w:rFonts w:ascii="Arial" w:eastAsia="Arial" w:hAnsi="Arial" w:cs="Arial"/>
          <w:sz w:val="20"/>
          <w:szCs w:val="20"/>
        </w:rPr>
        <w:t xml:space="preserve">ampling is </w:t>
      </w:r>
      <w:del w:id="49" w:author="Janiak, Dean" w:date="2020-10-09T14:23:00Z">
        <w:r w:rsidR="00C62A11" w:rsidDel="009A09F3">
          <w:rPr>
            <w:rFonts w:ascii="Arial" w:eastAsia="Arial" w:hAnsi="Arial" w:cs="Arial"/>
            <w:sz w:val="20"/>
            <w:szCs w:val="20"/>
          </w:rPr>
          <w:delText xml:space="preserve">typically </w:delText>
        </w:r>
      </w:del>
      <w:r w:rsidR="00C62A11">
        <w:rPr>
          <w:rFonts w:ascii="Arial" w:eastAsia="Arial" w:hAnsi="Arial" w:cs="Arial"/>
          <w:sz w:val="20"/>
          <w:szCs w:val="20"/>
        </w:rPr>
        <w:t xml:space="preserve">done at a low tide when </w:t>
      </w:r>
      <w:del w:id="50" w:author="Janiak, Dean" w:date="2020-10-09T14:23:00Z">
        <w:r w:rsidR="00C62A11" w:rsidDel="009A09F3">
          <w:rPr>
            <w:rFonts w:ascii="Arial" w:eastAsia="Arial" w:hAnsi="Arial" w:cs="Arial"/>
            <w:sz w:val="20"/>
            <w:szCs w:val="20"/>
          </w:rPr>
          <w:delText xml:space="preserve">the </w:delText>
        </w:r>
      </w:del>
      <w:r w:rsidR="00C62A11">
        <w:rPr>
          <w:rFonts w:ascii="Arial" w:eastAsia="Arial" w:hAnsi="Arial" w:cs="Arial"/>
          <w:sz w:val="20"/>
          <w:szCs w:val="20"/>
        </w:rPr>
        <w:t>oyster</w:t>
      </w:r>
      <w:ins w:id="51" w:author="Janiak, Dean" w:date="2020-10-09T14:23:00Z">
        <w:r>
          <w:rPr>
            <w:rFonts w:ascii="Arial" w:eastAsia="Arial" w:hAnsi="Arial" w:cs="Arial"/>
            <w:sz w:val="20"/>
            <w:szCs w:val="20"/>
          </w:rPr>
          <w:t>s</w:t>
        </w:r>
      </w:ins>
      <w:del w:id="52" w:author="Janiak, Dean" w:date="2020-10-09T14:23:00Z">
        <w:r w:rsidR="00C62A11" w:rsidDel="009A09F3">
          <w:rPr>
            <w:rFonts w:ascii="Arial" w:eastAsia="Arial" w:hAnsi="Arial" w:cs="Arial"/>
            <w:sz w:val="20"/>
            <w:szCs w:val="20"/>
          </w:rPr>
          <w:delText xml:space="preserve"> reef </w:delText>
        </w:r>
      </w:del>
      <w:ins w:id="53" w:author="Janiak, Dean" w:date="2020-10-09T14:23:00Z">
        <w:r>
          <w:rPr>
            <w:rFonts w:ascii="Arial" w:eastAsia="Arial" w:hAnsi="Arial" w:cs="Arial"/>
            <w:sz w:val="20"/>
            <w:szCs w:val="20"/>
          </w:rPr>
          <w:t>are</w:t>
        </w:r>
      </w:ins>
      <w:del w:id="54" w:author="Janiak, Dean" w:date="2020-10-09T14:23:00Z">
        <w:r w:rsidR="00C62A11" w:rsidDel="009A09F3">
          <w:rPr>
            <w:rFonts w:ascii="Arial" w:eastAsia="Arial" w:hAnsi="Arial" w:cs="Arial"/>
            <w:sz w:val="20"/>
            <w:szCs w:val="20"/>
          </w:rPr>
          <w:delText>is</w:delText>
        </w:r>
      </w:del>
      <w:r w:rsidR="00C62A11">
        <w:rPr>
          <w:rFonts w:ascii="Arial" w:eastAsia="Arial" w:hAnsi="Arial" w:cs="Arial"/>
          <w:sz w:val="20"/>
          <w:szCs w:val="20"/>
        </w:rPr>
        <w:t xml:space="preserve"> exposed.</w:t>
      </w:r>
      <w:ins w:id="55" w:author="Janiak, Dean" w:date="2020-10-21T12:57:00Z">
        <w:r w:rsidR="0009207F">
          <w:rPr>
            <w:rFonts w:ascii="Arial" w:eastAsia="Arial" w:hAnsi="Arial" w:cs="Arial"/>
            <w:sz w:val="20"/>
            <w:szCs w:val="20"/>
          </w:rPr>
          <w:t xml:space="preserve">  For subtidal reefs, timing of sampling </w:t>
        </w:r>
      </w:ins>
      <w:ins w:id="56" w:author="Janiak, Dean" w:date="2020-10-21T12:58:00Z">
        <w:r w:rsidR="0009207F">
          <w:rPr>
            <w:rFonts w:ascii="Arial" w:eastAsia="Arial" w:hAnsi="Arial" w:cs="Arial"/>
            <w:sz w:val="20"/>
            <w:szCs w:val="20"/>
          </w:rPr>
          <w:t xml:space="preserve">is </w:t>
        </w:r>
      </w:ins>
      <w:ins w:id="57" w:author="Janiak, Dean" w:date="2020-10-21T15:19:00Z">
        <w:r w:rsidR="00E239A5">
          <w:rPr>
            <w:rFonts w:ascii="Arial" w:eastAsia="Arial" w:hAnsi="Arial" w:cs="Arial"/>
            <w:sz w:val="20"/>
            <w:szCs w:val="20"/>
          </w:rPr>
          <w:t>site dependent</w:t>
        </w:r>
      </w:ins>
      <w:ins w:id="58" w:author="Janiak, Dean" w:date="2020-10-21T12:58:00Z">
        <w:r w:rsidR="0009207F">
          <w:rPr>
            <w:rFonts w:ascii="Arial" w:eastAsia="Arial" w:hAnsi="Arial" w:cs="Arial"/>
            <w:sz w:val="20"/>
            <w:szCs w:val="20"/>
          </w:rPr>
          <w:t>.</w:t>
        </w:r>
      </w:ins>
      <w:ins w:id="59" w:author="Janiak, Dean" w:date="2020-10-21T12:56:00Z">
        <w:r w:rsidR="0009207F">
          <w:rPr>
            <w:rFonts w:ascii="Arial" w:eastAsia="Arial" w:hAnsi="Arial" w:cs="Arial"/>
            <w:sz w:val="20"/>
            <w:szCs w:val="20"/>
          </w:rPr>
          <w:t xml:space="preserve"> </w:t>
        </w:r>
      </w:ins>
    </w:p>
    <w:p w14:paraId="10F3219B" w14:textId="77777777" w:rsidR="00466C3F" w:rsidRDefault="00466C3F">
      <w:pPr>
        <w:spacing w:line="268" w:lineRule="exact"/>
        <w:rPr>
          <w:sz w:val="20"/>
          <w:szCs w:val="20"/>
        </w:rPr>
      </w:pPr>
    </w:p>
    <w:p w14:paraId="5A5CE709" w14:textId="77777777" w:rsidR="00466C3F" w:rsidRDefault="00C62A11">
      <w:pPr>
        <w:ind w:left="20"/>
        <w:rPr>
          <w:sz w:val="20"/>
          <w:szCs w:val="20"/>
        </w:rPr>
      </w:pPr>
      <w:r>
        <w:rPr>
          <w:rFonts w:ascii="Arial" w:eastAsia="Arial" w:hAnsi="Arial" w:cs="Arial"/>
          <w:sz w:val="20"/>
          <w:szCs w:val="20"/>
          <w:u w:val="single"/>
        </w:rPr>
        <w:t>Fieldwork:</w:t>
      </w:r>
    </w:p>
    <w:p w14:paraId="39183929" w14:textId="77777777" w:rsidR="00466C3F" w:rsidRDefault="00466C3F">
      <w:pPr>
        <w:spacing w:line="29" w:lineRule="exact"/>
        <w:rPr>
          <w:sz w:val="20"/>
          <w:szCs w:val="20"/>
        </w:rPr>
      </w:pPr>
    </w:p>
    <w:p w14:paraId="71559B28" w14:textId="5AD51C82" w:rsidR="00466C3F" w:rsidRDefault="00C62A11">
      <w:pPr>
        <w:numPr>
          <w:ilvl w:val="0"/>
          <w:numId w:val="4"/>
        </w:numPr>
        <w:tabs>
          <w:tab w:val="left" w:pos="520"/>
        </w:tabs>
        <w:spacing w:line="249" w:lineRule="auto"/>
        <w:ind w:left="520" w:right="40" w:hanging="256"/>
        <w:jc w:val="both"/>
        <w:rPr>
          <w:rFonts w:ascii="Arial" w:eastAsia="Arial" w:hAnsi="Arial" w:cs="Arial"/>
          <w:sz w:val="20"/>
          <w:szCs w:val="20"/>
        </w:rPr>
      </w:pPr>
      <w:del w:id="60" w:author="Janiak, Dean" w:date="2020-10-09T13:54:00Z">
        <w:r w:rsidDel="00C5553E">
          <w:rPr>
            <w:rFonts w:ascii="Arial" w:eastAsia="Arial" w:hAnsi="Arial" w:cs="Arial"/>
            <w:sz w:val="20"/>
            <w:szCs w:val="20"/>
          </w:rPr>
          <w:delText>Depending on the reef size, lay</w:delText>
        </w:r>
      </w:del>
      <w:ins w:id="61" w:author="Janiak, Dean" w:date="2020-10-09T13:54:00Z">
        <w:r w:rsidR="00C5553E">
          <w:rPr>
            <w:rFonts w:ascii="Arial" w:eastAsia="Arial" w:hAnsi="Arial" w:cs="Arial"/>
            <w:sz w:val="20"/>
            <w:szCs w:val="20"/>
          </w:rPr>
          <w:t>Lay</w:t>
        </w:r>
      </w:ins>
      <w:r>
        <w:rPr>
          <w:rFonts w:ascii="Arial" w:eastAsia="Arial" w:hAnsi="Arial" w:cs="Arial"/>
          <w:sz w:val="20"/>
          <w:szCs w:val="20"/>
        </w:rPr>
        <w:t xml:space="preserve"> out </w:t>
      </w:r>
      <w:del w:id="62" w:author="Janiak, Dean" w:date="2020-10-09T13:54:00Z">
        <w:r w:rsidDel="00C5553E">
          <w:rPr>
            <w:rFonts w:ascii="Arial" w:eastAsia="Arial" w:hAnsi="Arial" w:cs="Arial"/>
            <w:sz w:val="20"/>
            <w:szCs w:val="20"/>
          </w:rPr>
          <w:delText xml:space="preserve">at least </w:delText>
        </w:r>
      </w:del>
      <w:r>
        <w:rPr>
          <w:rFonts w:ascii="Arial" w:eastAsia="Arial" w:hAnsi="Arial" w:cs="Arial"/>
          <w:sz w:val="20"/>
          <w:szCs w:val="20"/>
        </w:rPr>
        <w:t xml:space="preserve">3 30 m transects across a single reef. The first should go </w:t>
      </w:r>
      <w:del w:id="63" w:author="Janiak, Dean" w:date="2020-10-09T14:00:00Z">
        <w:r w:rsidDel="00C5553E">
          <w:rPr>
            <w:rFonts w:ascii="Arial" w:eastAsia="Arial" w:hAnsi="Arial" w:cs="Arial"/>
            <w:sz w:val="20"/>
            <w:szCs w:val="20"/>
          </w:rPr>
          <w:delText xml:space="preserve">along the </w:delText>
        </w:r>
      </w:del>
      <w:del w:id="64" w:author="Janiak, Dean" w:date="2020-10-09T13:54:00Z">
        <w:r w:rsidDel="00C5553E">
          <w:rPr>
            <w:rFonts w:ascii="Arial" w:eastAsia="Arial" w:hAnsi="Arial" w:cs="Arial"/>
            <w:sz w:val="20"/>
            <w:szCs w:val="20"/>
          </w:rPr>
          <w:delText>reef crest (generally</w:delText>
        </w:r>
      </w:del>
      <w:ins w:id="65" w:author="Janiak, Dean" w:date="2020-10-09T14:00:00Z">
        <w:r w:rsidR="00C5553E">
          <w:rPr>
            <w:rFonts w:ascii="Arial" w:eastAsia="Arial" w:hAnsi="Arial" w:cs="Arial"/>
            <w:sz w:val="20"/>
            <w:szCs w:val="20"/>
          </w:rPr>
          <w:t xml:space="preserve">along the </w:t>
        </w:r>
      </w:ins>
      <w:ins w:id="66" w:author="Janiak, Dean" w:date="2020-10-09T13:54:00Z">
        <w:r w:rsidR="00C5553E">
          <w:rPr>
            <w:rFonts w:ascii="Arial" w:eastAsia="Arial" w:hAnsi="Arial" w:cs="Arial"/>
            <w:sz w:val="20"/>
            <w:szCs w:val="20"/>
          </w:rPr>
          <w:t>area</w:t>
        </w:r>
      </w:ins>
      <w:r>
        <w:rPr>
          <w:rFonts w:ascii="Arial" w:eastAsia="Arial" w:hAnsi="Arial" w:cs="Arial"/>
          <w:sz w:val="20"/>
          <w:szCs w:val="20"/>
        </w:rPr>
        <w:t xml:space="preserve"> where the highest density of oysters are</w:t>
      </w:r>
      <w:del w:id="67" w:author="Janiak, Dean" w:date="2020-10-09T13:55:00Z">
        <w:r w:rsidDel="00C5553E">
          <w:rPr>
            <w:rFonts w:ascii="Arial" w:eastAsia="Arial" w:hAnsi="Arial" w:cs="Arial"/>
            <w:sz w:val="20"/>
            <w:szCs w:val="20"/>
          </w:rPr>
          <w:delText>)</w:delText>
        </w:r>
      </w:del>
      <w:r>
        <w:rPr>
          <w:rFonts w:ascii="Arial" w:eastAsia="Arial" w:hAnsi="Arial" w:cs="Arial"/>
          <w:sz w:val="20"/>
          <w:szCs w:val="20"/>
        </w:rPr>
        <w:t>, and the subsequent 2 should go on the left and the right of the initial transect and at least 1.5 m from it.</w:t>
      </w:r>
      <w:ins w:id="68" w:author="Janiak, Dean" w:date="2020-10-09T13:55:00Z">
        <w:r w:rsidR="00C5553E">
          <w:rPr>
            <w:rFonts w:ascii="Arial" w:eastAsia="Arial" w:hAnsi="Arial" w:cs="Arial"/>
            <w:sz w:val="20"/>
            <w:szCs w:val="20"/>
          </w:rPr>
          <w:t xml:space="preserve"> In many cases, the crest of the reef might not be the area with most live oysters. </w:t>
        </w:r>
      </w:ins>
    </w:p>
    <w:p w14:paraId="7C2E2F62" w14:textId="77777777" w:rsidR="00466C3F" w:rsidRDefault="00466C3F">
      <w:pPr>
        <w:spacing w:line="1" w:lineRule="exact"/>
        <w:rPr>
          <w:rFonts w:ascii="Arial" w:eastAsia="Arial" w:hAnsi="Arial" w:cs="Arial"/>
          <w:sz w:val="20"/>
          <w:szCs w:val="20"/>
        </w:rPr>
      </w:pPr>
    </w:p>
    <w:p w14:paraId="4EBCA1E2" w14:textId="6F732947" w:rsidR="00182073" w:rsidRDefault="00C62A11">
      <w:pPr>
        <w:numPr>
          <w:ilvl w:val="0"/>
          <w:numId w:val="4"/>
        </w:numPr>
        <w:tabs>
          <w:tab w:val="left" w:pos="520"/>
        </w:tabs>
        <w:spacing w:line="249" w:lineRule="auto"/>
        <w:ind w:left="520" w:right="40" w:hanging="256"/>
        <w:jc w:val="both"/>
        <w:rPr>
          <w:ins w:id="69" w:author="Janiak, Dean" w:date="2020-10-21T14:53:00Z"/>
          <w:rFonts w:ascii="Arial" w:eastAsia="Arial" w:hAnsi="Arial" w:cs="Arial"/>
          <w:sz w:val="20"/>
          <w:szCs w:val="20"/>
        </w:rPr>
      </w:pPr>
      <w:r>
        <w:rPr>
          <w:rFonts w:ascii="Arial" w:eastAsia="Arial" w:hAnsi="Arial" w:cs="Arial"/>
          <w:sz w:val="20"/>
          <w:szCs w:val="20"/>
        </w:rPr>
        <w:t>Ideally 3 transects should be used per reef</w:t>
      </w:r>
      <w:ins w:id="70" w:author="Janiak, Dean" w:date="2020-10-22T09:02:00Z">
        <w:r w:rsidR="00AB372D">
          <w:rPr>
            <w:rFonts w:ascii="Arial" w:eastAsia="Arial" w:hAnsi="Arial" w:cs="Arial"/>
            <w:sz w:val="20"/>
            <w:szCs w:val="20"/>
          </w:rPr>
          <w:t xml:space="preserve"> and </w:t>
        </w:r>
      </w:ins>
      <w:ins w:id="71" w:author="Janiak, Dean" w:date="2020-10-22T09:03:00Z">
        <w:r w:rsidR="00AB372D">
          <w:rPr>
            <w:rFonts w:ascii="Arial" w:eastAsia="Arial" w:hAnsi="Arial" w:cs="Arial"/>
            <w:sz w:val="20"/>
            <w:szCs w:val="20"/>
          </w:rPr>
          <w:t xml:space="preserve">sampling from </w:t>
        </w:r>
      </w:ins>
      <w:ins w:id="72" w:author="Janiak, Dean" w:date="2020-10-22T09:02:00Z">
        <w:r w:rsidR="00AB372D">
          <w:rPr>
            <w:rFonts w:ascii="Arial" w:eastAsia="Arial" w:hAnsi="Arial" w:cs="Arial"/>
            <w:sz w:val="20"/>
            <w:szCs w:val="20"/>
          </w:rPr>
          <w:t>5 replicate 1x1 m quadrat</w:t>
        </w:r>
      </w:ins>
      <w:ins w:id="73" w:author="Janiak, Dean" w:date="2020-10-22T09:03:00Z">
        <w:r w:rsidR="00AB372D">
          <w:rPr>
            <w:rFonts w:ascii="Arial" w:eastAsia="Arial" w:hAnsi="Arial" w:cs="Arial"/>
            <w:sz w:val="20"/>
            <w:szCs w:val="20"/>
          </w:rPr>
          <w:t xml:space="preserve">s are done per transect.  </w:t>
        </w:r>
      </w:ins>
      <w:del w:id="74" w:author="Janiak, Dean" w:date="2020-10-22T09:03:00Z">
        <w:r w:rsidDel="00AB372D">
          <w:rPr>
            <w:rFonts w:ascii="Arial" w:eastAsia="Arial" w:hAnsi="Arial" w:cs="Arial"/>
            <w:sz w:val="20"/>
            <w:szCs w:val="20"/>
          </w:rPr>
          <w:delText>, h</w:delText>
        </w:r>
      </w:del>
      <w:ins w:id="75" w:author="Janiak, Dean" w:date="2020-10-22T09:03:00Z">
        <w:r w:rsidR="00AB372D">
          <w:rPr>
            <w:rFonts w:ascii="Arial" w:eastAsia="Arial" w:hAnsi="Arial" w:cs="Arial"/>
            <w:sz w:val="20"/>
            <w:szCs w:val="20"/>
          </w:rPr>
          <w:t>H</w:t>
        </w:r>
      </w:ins>
      <w:r>
        <w:rPr>
          <w:rFonts w:ascii="Arial" w:eastAsia="Arial" w:hAnsi="Arial" w:cs="Arial"/>
          <w:sz w:val="20"/>
          <w:szCs w:val="20"/>
        </w:rPr>
        <w:t>owever, if a single reef is small and there is more than one reef per individual site, several reefs can be used. If this is the case, it is important to note which transects belong to each reef</w:t>
      </w:r>
      <w:ins w:id="76" w:author="Janiak, Dean" w:date="2020-10-21T13:33:00Z">
        <w:r w:rsidR="007369B7">
          <w:rPr>
            <w:rFonts w:ascii="Arial" w:eastAsia="Arial" w:hAnsi="Arial" w:cs="Arial"/>
            <w:sz w:val="20"/>
            <w:szCs w:val="20"/>
          </w:rPr>
          <w:t xml:space="preserve"> so that the same reef can be sampl</w:t>
        </w:r>
      </w:ins>
      <w:ins w:id="77" w:author="Janiak, Dean" w:date="2020-10-21T13:40:00Z">
        <w:r w:rsidR="007369B7">
          <w:rPr>
            <w:rFonts w:ascii="Arial" w:eastAsia="Arial" w:hAnsi="Arial" w:cs="Arial"/>
            <w:sz w:val="20"/>
            <w:szCs w:val="20"/>
          </w:rPr>
          <w:t>ed</w:t>
        </w:r>
      </w:ins>
      <w:ins w:id="78" w:author="Janiak, Dean" w:date="2020-10-21T13:33:00Z">
        <w:r w:rsidR="007369B7">
          <w:rPr>
            <w:rFonts w:ascii="Arial" w:eastAsia="Arial" w:hAnsi="Arial" w:cs="Arial"/>
            <w:sz w:val="20"/>
            <w:szCs w:val="20"/>
          </w:rPr>
          <w:t xml:space="preserve"> in the future.</w:t>
        </w:r>
      </w:ins>
      <w:ins w:id="79" w:author="Janiak, Dean" w:date="2020-10-21T13:34:00Z">
        <w:r w:rsidR="007369B7">
          <w:rPr>
            <w:rFonts w:ascii="Arial" w:eastAsia="Arial" w:hAnsi="Arial" w:cs="Arial"/>
            <w:sz w:val="20"/>
            <w:szCs w:val="20"/>
          </w:rPr>
          <w:t xml:space="preserve"> Permanent transect</w:t>
        </w:r>
      </w:ins>
      <w:ins w:id="80" w:author="Janiak, Dean" w:date="2020-10-22T09:44:00Z">
        <w:r w:rsidR="00824FBA">
          <w:rPr>
            <w:rFonts w:ascii="Arial" w:eastAsia="Arial" w:hAnsi="Arial" w:cs="Arial"/>
            <w:sz w:val="20"/>
            <w:szCs w:val="20"/>
          </w:rPr>
          <w:t>s</w:t>
        </w:r>
      </w:ins>
      <w:ins w:id="81" w:author="Janiak, Dean" w:date="2020-10-21T13:34:00Z">
        <w:r w:rsidR="007369B7">
          <w:rPr>
            <w:rFonts w:ascii="Arial" w:eastAsia="Arial" w:hAnsi="Arial" w:cs="Arial"/>
            <w:sz w:val="20"/>
            <w:szCs w:val="20"/>
          </w:rPr>
          <w:t xml:space="preserve"> are not </w:t>
        </w:r>
      </w:ins>
      <w:ins w:id="82" w:author="Janiak, Dean" w:date="2020-10-22T08:53:00Z">
        <w:r w:rsidR="00974C9B">
          <w:rPr>
            <w:rFonts w:ascii="Arial" w:eastAsia="Arial" w:hAnsi="Arial" w:cs="Arial"/>
            <w:sz w:val="20"/>
            <w:szCs w:val="20"/>
          </w:rPr>
          <w:t>necessary</w:t>
        </w:r>
      </w:ins>
      <w:ins w:id="83" w:author="Janiak, Dean" w:date="2020-10-21T13:34:00Z">
        <w:r w:rsidR="007369B7">
          <w:rPr>
            <w:rFonts w:ascii="Arial" w:eastAsia="Arial" w:hAnsi="Arial" w:cs="Arial"/>
            <w:sz w:val="20"/>
            <w:szCs w:val="20"/>
          </w:rPr>
          <w:t xml:space="preserve"> for this protocol, however</w:t>
        </w:r>
      </w:ins>
      <w:ins w:id="84" w:author="Janiak, Dean" w:date="2020-10-21T13:35:00Z">
        <w:r w:rsidR="007369B7">
          <w:rPr>
            <w:rFonts w:ascii="Arial" w:eastAsia="Arial" w:hAnsi="Arial" w:cs="Arial"/>
            <w:sz w:val="20"/>
            <w:szCs w:val="20"/>
          </w:rPr>
          <w:t>,</w:t>
        </w:r>
      </w:ins>
      <w:ins w:id="85" w:author="Janiak, Dean" w:date="2020-10-21T13:34:00Z">
        <w:r w:rsidR="007369B7">
          <w:rPr>
            <w:rFonts w:ascii="Arial" w:eastAsia="Arial" w:hAnsi="Arial" w:cs="Arial"/>
            <w:sz w:val="20"/>
            <w:szCs w:val="20"/>
          </w:rPr>
          <w:t xml:space="preserve"> rep</w:t>
        </w:r>
      </w:ins>
      <w:ins w:id="86" w:author="Janiak, Dean" w:date="2020-10-21T13:35:00Z">
        <w:r w:rsidR="007369B7">
          <w:rPr>
            <w:rFonts w:ascii="Arial" w:eastAsia="Arial" w:hAnsi="Arial" w:cs="Arial"/>
            <w:sz w:val="20"/>
            <w:szCs w:val="20"/>
          </w:rPr>
          <w:t>eated sampling along the same reef over time is required.</w:t>
        </w:r>
      </w:ins>
      <w:ins w:id="87" w:author="Janiak, Dean" w:date="2020-10-21T13:37:00Z">
        <w:r w:rsidR="007369B7">
          <w:rPr>
            <w:rFonts w:ascii="Arial" w:eastAsia="Arial" w:hAnsi="Arial" w:cs="Arial"/>
            <w:sz w:val="20"/>
            <w:szCs w:val="20"/>
          </w:rPr>
          <w:t xml:space="preserve"> For patch reefs </w:t>
        </w:r>
      </w:ins>
      <w:ins w:id="88" w:author="Janiak, Dean" w:date="2020-10-22T08:51:00Z">
        <w:r w:rsidR="00974C9B">
          <w:rPr>
            <w:rFonts w:ascii="Arial" w:eastAsia="Arial" w:hAnsi="Arial" w:cs="Arial"/>
            <w:sz w:val="20"/>
            <w:szCs w:val="20"/>
          </w:rPr>
          <w:t>and</w:t>
        </w:r>
      </w:ins>
      <w:ins w:id="89" w:author="Janiak, Dean" w:date="2020-10-21T13:37:00Z">
        <w:r w:rsidR="007369B7">
          <w:rPr>
            <w:rFonts w:ascii="Arial" w:eastAsia="Arial" w:hAnsi="Arial" w:cs="Arial"/>
            <w:sz w:val="20"/>
            <w:szCs w:val="20"/>
          </w:rPr>
          <w:t xml:space="preserve"> those less than 30 m, lay out </w:t>
        </w:r>
      </w:ins>
      <w:ins w:id="90" w:author="Janiak, Dean" w:date="2020-10-21T13:38:00Z">
        <w:r w:rsidR="007369B7">
          <w:rPr>
            <w:rFonts w:ascii="Arial" w:eastAsia="Arial" w:hAnsi="Arial" w:cs="Arial"/>
            <w:sz w:val="20"/>
            <w:szCs w:val="20"/>
          </w:rPr>
          <w:t>a transect to each edge of the reef where oyster density</w:t>
        </w:r>
      </w:ins>
      <w:ins w:id="91" w:author="Janiak, Dean" w:date="2020-10-21T13:44:00Z">
        <w:r w:rsidR="003B56B8">
          <w:rPr>
            <w:rFonts w:ascii="Arial" w:eastAsia="Arial" w:hAnsi="Arial" w:cs="Arial"/>
            <w:sz w:val="20"/>
            <w:szCs w:val="20"/>
          </w:rPr>
          <w:t xml:space="preserve"> is </w:t>
        </w:r>
      </w:ins>
      <w:ins w:id="92" w:author="Janiak, Dean" w:date="2020-10-22T10:05:00Z">
        <w:r w:rsidR="008F2FEE">
          <w:rPr>
            <w:rFonts w:ascii="Arial" w:eastAsia="Arial" w:hAnsi="Arial" w:cs="Arial"/>
            <w:sz w:val="20"/>
            <w:szCs w:val="20"/>
          </w:rPr>
          <w:t xml:space="preserve">average to that throughout the </w:t>
        </w:r>
      </w:ins>
      <w:ins w:id="93" w:author="Janiak, Dean" w:date="2020-10-21T13:44:00Z">
        <w:r w:rsidR="003B56B8">
          <w:rPr>
            <w:rFonts w:ascii="Arial" w:eastAsia="Arial" w:hAnsi="Arial" w:cs="Arial"/>
            <w:sz w:val="20"/>
            <w:szCs w:val="20"/>
          </w:rPr>
          <w:t>transect.</w:t>
        </w:r>
      </w:ins>
      <w:ins w:id="94" w:author="Janiak, Dean" w:date="2020-10-21T14:52:00Z">
        <w:r w:rsidR="001B3DEA">
          <w:rPr>
            <w:rFonts w:ascii="Arial" w:eastAsia="Arial" w:hAnsi="Arial" w:cs="Arial"/>
            <w:sz w:val="20"/>
            <w:szCs w:val="20"/>
          </w:rPr>
          <w:t xml:space="preserve"> If multiple transects </w:t>
        </w:r>
      </w:ins>
      <w:ins w:id="95" w:author="Janiak, Dean" w:date="2020-10-21T14:53:00Z">
        <w:r w:rsidR="001B3DEA">
          <w:rPr>
            <w:rFonts w:ascii="Arial" w:eastAsia="Arial" w:hAnsi="Arial" w:cs="Arial"/>
            <w:sz w:val="20"/>
            <w:szCs w:val="20"/>
          </w:rPr>
          <w:t xml:space="preserve">fit </w:t>
        </w:r>
      </w:ins>
      <w:ins w:id="96" w:author="Janiak, Dean" w:date="2020-10-22T09:48:00Z">
        <w:r w:rsidR="00EA37DB">
          <w:rPr>
            <w:rFonts w:ascii="Arial" w:eastAsia="Arial" w:hAnsi="Arial" w:cs="Arial"/>
            <w:sz w:val="20"/>
            <w:szCs w:val="20"/>
          </w:rPr>
          <w:t xml:space="preserve">parallel </w:t>
        </w:r>
      </w:ins>
      <w:ins w:id="97" w:author="Janiak, Dean" w:date="2020-10-21T14:53:00Z">
        <w:r w:rsidR="001B3DEA">
          <w:rPr>
            <w:rFonts w:ascii="Arial" w:eastAsia="Arial" w:hAnsi="Arial" w:cs="Arial"/>
            <w:sz w:val="20"/>
            <w:szCs w:val="20"/>
          </w:rPr>
          <w:t>on</w:t>
        </w:r>
      </w:ins>
      <w:ins w:id="98" w:author="Janiak, Dean" w:date="2020-10-22T09:22:00Z">
        <w:r w:rsidR="00E67C36">
          <w:rPr>
            <w:rFonts w:ascii="Arial" w:eastAsia="Arial" w:hAnsi="Arial" w:cs="Arial"/>
            <w:sz w:val="20"/>
            <w:szCs w:val="20"/>
          </w:rPr>
          <w:t xml:space="preserve"> a</w:t>
        </w:r>
      </w:ins>
      <w:ins w:id="99" w:author="Janiak, Dean" w:date="2020-10-21T14:52:00Z">
        <w:r w:rsidR="001B3DEA">
          <w:rPr>
            <w:rFonts w:ascii="Arial" w:eastAsia="Arial" w:hAnsi="Arial" w:cs="Arial"/>
            <w:sz w:val="20"/>
            <w:szCs w:val="20"/>
          </w:rPr>
          <w:t xml:space="preserve"> </w:t>
        </w:r>
      </w:ins>
      <w:ins w:id="100" w:author="Janiak, Dean" w:date="2020-10-21T14:53:00Z">
        <w:r w:rsidR="001B3DEA">
          <w:rPr>
            <w:rFonts w:ascii="Arial" w:eastAsia="Arial" w:hAnsi="Arial" w:cs="Arial"/>
            <w:sz w:val="20"/>
            <w:szCs w:val="20"/>
          </w:rPr>
          <w:t>patch</w:t>
        </w:r>
      </w:ins>
      <w:ins w:id="101" w:author="Janiak, Dean" w:date="2020-10-21T14:52:00Z">
        <w:r w:rsidR="001B3DEA">
          <w:rPr>
            <w:rFonts w:ascii="Arial" w:eastAsia="Arial" w:hAnsi="Arial" w:cs="Arial"/>
            <w:sz w:val="20"/>
            <w:szCs w:val="20"/>
          </w:rPr>
          <w:t xml:space="preserve"> reef, they need to be at least 1.5 m from</w:t>
        </w:r>
      </w:ins>
      <w:ins w:id="102" w:author="Janiak, Dean" w:date="2020-10-21T14:53:00Z">
        <w:r w:rsidR="001B3DEA">
          <w:rPr>
            <w:rFonts w:ascii="Arial" w:eastAsia="Arial" w:hAnsi="Arial" w:cs="Arial"/>
            <w:sz w:val="20"/>
            <w:szCs w:val="20"/>
          </w:rPr>
          <w:t xml:space="preserve"> each other.</w:t>
        </w:r>
      </w:ins>
      <w:ins w:id="103" w:author="Janiak, Dean" w:date="2020-10-22T09:45:00Z">
        <w:r w:rsidR="00444637">
          <w:rPr>
            <w:rFonts w:ascii="Arial" w:eastAsia="Arial" w:hAnsi="Arial" w:cs="Arial"/>
            <w:sz w:val="20"/>
            <w:szCs w:val="20"/>
          </w:rPr>
          <w:t xml:space="preserve"> </w:t>
        </w:r>
      </w:ins>
      <w:ins w:id="104" w:author="Janiak, Dean" w:date="2020-10-22T09:06:00Z">
        <w:r w:rsidR="00BB5693">
          <w:rPr>
            <w:rFonts w:ascii="Arial" w:eastAsia="Arial" w:hAnsi="Arial" w:cs="Arial"/>
            <w:sz w:val="20"/>
            <w:szCs w:val="20"/>
          </w:rPr>
          <w:t xml:space="preserve">The overall goal is to </w:t>
        </w:r>
      </w:ins>
      <w:ins w:id="105" w:author="Janiak, Dean" w:date="2020-10-22T09:07:00Z">
        <w:r w:rsidR="00BB5693">
          <w:rPr>
            <w:rFonts w:ascii="Arial" w:eastAsia="Arial" w:hAnsi="Arial" w:cs="Arial"/>
            <w:sz w:val="20"/>
            <w:szCs w:val="20"/>
          </w:rPr>
          <w:t>obtain 15 replicate quadrat samples per site</w:t>
        </w:r>
      </w:ins>
      <w:ins w:id="106" w:author="Janiak, Dean" w:date="2020-10-22T09:08:00Z">
        <w:r w:rsidR="00BB5693">
          <w:rPr>
            <w:rFonts w:ascii="Arial" w:eastAsia="Arial" w:hAnsi="Arial" w:cs="Arial"/>
            <w:sz w:val="20"/>
            <w:szCs w:val="20"/>
          </w:rPr>
          <w:t xml:space="preserve"> though because oyster reefs are not uniform in size and shape, </w:t>
        </w:r>
      </w:ins>
      <w:ins w:id="107" w:author="Janiak, Dean" w:date="2020-10-22T09:13:00Z">
        <w:r w:rsidR="00BB5693">
          <w:rPr>
            <w:rFonts w:ascii="Arial" w:eastAsia="Arial" w:hAnsi="Arial" w:cs="Arial"/>
            <w:sz w:val="20"/>
            <w:szCs w:val="20"/>
          </w:rPr>
          <w:t>some</w:t>
        </w:r>
      </w:ins>
      <w:ins w:id="108" w:author="Janiak, Dean" w:date="2020-10-22T09:09:00Z">
        <w:r w:rsidR="00BB5693">
          <w:rPr>
            <w:rFonts w:ascii="Arial" w:eastAsia="Arial" w:hAnsi="Arial" w:cs="Arial"/>
            <w:sz w:val="20"/>
            <w:szCs w:val="20"/>
          </w:rPr>
          <w:t xml:space="preserve"> sites might </w:t>
        </w:r>
      </w:ins>
      <w:ins w:id="109" w:author="Janiak, Dean" w:date="2020-10-22T09:20:00Z">
        <w:r w:rsidR="00E67C36">
          <w:rPr>
            <w:rFonts w:ascii="Arial" w:eastAsia="Arial" w:hAnsi="Arial" w:cs="Arial"/>
            <w:sz w:val="20"/>
            <w:szCs w:val="20"/>
          </w:rPr>
          <w:t>have to adapt a more complex design</w:t>
        </w:r>
      </w:ins>
      <w:ins w:id="110" w:author="Janiak, Dean" w:date="2020-10-22T09:31:00Z">
        <w:r w:rsidR="00535016">
          <w:rPr>
            <w:rFonts w:ascii="Arial" w:eastAsia="Arial" w:hAnsi="Arial" w:cs="Arial"/>
            <w:sz w:val="20"/>
            <w:szCs w:val="20"/>
          </w:rPr>
          <w:t xml:space="preserve"> or </w:t>
        </w:r>
      </w:ins>
      <w:ins w:id="111" w:author="Janiak, Dean" w:date="2020-10-22T09:32:00Z">
        <w:r w:rsidR="00535016">
          <w:rPr>
            <w:rFonts w:ascii="Arial" w:eastAsia="Arial" w:hAnsi="Arial" w:cs="Arial"/>
            <w:sz w:val="20"/>
            <w:szCs w:val="20"/>
          </w:rPr>
          <w:t>reduce the amount of sampling</w:t>
        </w:r>
      </w:ins>
      <w:ins w:id="112" w:author="Janiak, Dean" w:date="2020-10-22T09:45:00Z">
        <w:r w:rsidR="00824FBA">
          <w:rPr>
            <w:rFonts w:ascii="Arial" w:eastAsia="Arial" w:hAnsi="Arial" w:cs="Arial"/>
            <w:sz w:val="20"/>
            <w:szCs w:val="20"/>
          </w:rPr>
          <w:t xml:space="preserve">. </w:t>
        </w:r>
      </w:ins>
      <w:ins w:id="113" w:author="Janiak, Dean" w:date="2020-10-22T09:49:00Z">
        <w:r w:rsidR="00EA37DB">
          <w:rPr>
            <w:rFonts w:ascii="Arial" w:eastAsia="Arial" w:hAnsi="Arial" w:cs="Arial"/>
            <w:sz w:val="20"/>
            <w:szCs w:val="20"/>
          </w:rPr>
          <w:t>For example, some reefs might only be large enough to fit 2 quadrats</w:t>
        </w:r>
      </w:ins>
      <w:ins w:id="114" w:author="Janiak, Dean" w:date="2020-10-22T09:57:00Z">
        <w:r w:rsidR="008F2FEE">
          <w:rPr>
            <w:rFonts w:ascii="Arial" w:eastAsia="Arial" w:hAnsi="Arial" w:cs="Arial"/>
            <w:sz w:val="20"/>
            <w:szCs w:val="20"/>
          </w:rPr>
          <w:t xml:space="preserve"> along a transect</w:t>
        </w:r>
      </w:ins>
      <w:ins w:id="115" w:author="Janiak, Dean" w:date="2020-10-22T10:07:00Z">
        <w:r w:rsidR="0046573D">
          <w:rPr>
            <w:rFonts w:ascii="Arial" w:eastAsia="Arial" w:hAnsi="Arial" w:cs="Arial"/>
            <w:sz w:val="20"/>
            <w:szCs w:val="20"/>
          </w:rPr>
          <w:t>,</w:t>
        </w:r>
      </w:ins>
      <w:ins w:id="116" w:author="Janiak, Dean" w:date="2020-10-22T10:06:00Z">
        <w:r w:rsidR="00BD3443">
          <w:rPr>
            <w:rFonts w:ascii="Arial" w:eastAsia="Arial" w:hAnsi="Arial" w:cs="Arial"/>
            <w:sz w:val="20"/>
            <w:szCs w:val="20"/>
          </w:rPr>
          <w:t xml:space="preserve"> though if multiple small reefs are within the vicinity, enough replicates can be obtained</w:t>
        </w:r>
      </w:ins>
      <w:ins w:id="117" w:author="Janiak, Dean" w:date="2020-10-22T10:07:00Z">
        <w:r w:rsidR="0046573D">
          <w:rPr>
            <w:rFonts w:ascii="Arial" w:eastAsia="Arial" w:hAnsi="Arial" w:cs="Arial"/>
            <w:sz w:val="20"/>
            <w:szCs w:val="20"/>
          </w:rPr>
          <w:t xml:space="preserve"> to get an robust average of oyster composition</w:t>
        </w:r>
        <w:r w:rsidR="00BD3443">
          <w:rPr>
            <w:rFonts w:ascii="Arial" w:eastAsia="Arial" w:hAnsi="Arial" w:cs="Arial"/>
            <w:sz w:val="20"/>
            <w:szCs w:val="20"/>
          </w:rPr>
          <w:t>.</w:t>
        </w:r>
      </w:ins>
      <w:ins w:id="118" w:author="Janiak, Dean" w:date="2020-10-22T09:57:00Z">
        <w:r w:rsidR="008F2FEE">
          <w:rPr>
            <w:rFonts w:ascii="Arial" w:eastAsia="Arial" w:hAnsi="Arial" w:cs="Arial"/>
            <w:sz w:val="20"/>
            <w:szCs w:val="20"/>
          </w:rPr>
          <w:t xml:space="preserve"> </w:t>
        </w:r>
      </w:ins>
      <w:ins w:id="119" w:author="Janiak, Dean" w:date="2020-10-22T09:42:00Z">
        <w:r w:rsidR="00824FBA">
          <w:rPr>
            <w:rFonts w:ascii="Arial" w:eastAsia="Arial" w:hAnsi="Arial" w:cs="Arial"/>
            <w:sz w:val="20"/>
            <w:szCs w:val="20"/>
          </w:rPr>
          <w:t xml:space="preserve">In such scenarios, please contact MarineGEO to verify altered methods.  </w:t>
        </w:r>
      </w:ins>
      <w:ins w:id="120" w:author="Janiak, Dean" w:date="2020-10-21T14:45:00Z">
        <w:r w:rsidR="00182073">
          <w:rPr>
            <w:rFonts w:ascii="Arial" w:eastAsia="Arial" w:hAnsi="Arial" w:cs="Arial"/>
            <w:sz w:val="20"/>
            <w:szCs w:val="20"/>
          </w:rPr>
          <w:t xml:space="preserve">See Figure </w:t>
        </w:r>
      </w:ins>
      <w:ins w:id="121" w:author="Janiak, Dean" w:date="2020-10-21T15:42:00Z">
        <w:r w:rsidR="00E96CE9">
          <w:rPr>
            <w:rFonts w:ascii="Arial" w:eastAsia="Arial" w:hAnsi="Arial" w:cs="Arial"/>
            <w:sz w:val="20"/>
            <w:szCs w:val="20"/>
          </w:rPr>
          <w:t>2</w:t>
        </w:r>
      </w:ins>
      <w:ins w:id="122" w:author="Janiak, Dean" w:date="2020-10-21T14:45:00Z">
        <w:r w:rsidR="00182073">
          <w:rPr>
            <w:rFonts w:ascii="Arial" w:eastAsia="Arial" w:hAnsi="Arial" w:cs="Arial"/>
            <w:sz w:val="20"/>
            <w:szCs w:val="20"/>
          </w:rPr>
          <w:t xml:space="preserve"> for examples of how to lay out transect</w:t>
        </w:r>
      </w:ins>
      <w:ins w:id="123" w:author="Janiak, Dean" w:date="2020-10-22T08:28:00Z">
        <w:r w:rsidR="00D73CEE">
          <w:rPr>
            <w:rFonts w:ascii="Arial" w:eastAsia="Arial" w:hAnsi="Arial" w:cs="Arial"/>
            <w:sz w:val="20"/>
            <w:szCs w:val="20"/>
          </w:rPr>
          <w:t>s</w:t>
        </w:r>
      </w:ins>
      <w:ins w:id="124" w:author="Janiak, Dean" w:date="2020-10-21T14:45:00Z">
        <w:r w:rsidR="00182073">
          <w:rPr>
            <w:rFonts w:ascii="Arial" w:eastAsia="Arial" w:hAnsi="Arial" w:cs="Arial"/>
            <w:sz w:val="20"/>
            <w:szCs w:val="20"/>
          </w:rPr>
          <w:t xml:space="preserve"> </w:t>
        </w:r>
      </w:ins>
      <w:ins w:id="125" w:author="Janiak, Dean" w:date="2020-10-22T08:28:00Z">
        <w:r w:rsidR="00D73CEE">
          <w:rPr>
            <w:rFonts w:ascii="Arial" w:eastAsia="Arial" w:hAnsi="Arial" w:cs="Arial"/>
            <w:sz w:val="20"/>
            <w:szCs w:val="20"/>
          </w:rPr>
          <w:t xml:space="preserve">on different </w:t>
        </w:r>
      </w:ins>
      <w:ins w:id="126" w:author="Janiak, Dean" w:date="2020-10-21T14:45:00Z">
        <w:r w:rsidR="00182073">
          <w:rPr>
            <w:rFonts w:ascii="Arial" w:eastAsia="Arial" w:hAnsi="Arial" w:cs="Arial"/>
            <w:sz w:val="20"/>
            <w:szCs w:val="20"/>
          </w:rPr>
          <w:t>reefs.</w:t>
        </w:r>
      </w:ins>
      <w:ins w:id="127" w:author="Janiak, Dean" w:date="2020-10-22T09:02:00Z">
        <w:r w:rsidR="00AB372D">
          <w:rPr>
            <w:rFonts w:ascii="Arial" w:eastAsia="Arial" w:hAnsi="Arial" w:cs="Arial"/>
            <w:sz w:val="20"/>
            <w:szCs w:val="20"/>
          </w:rPr>
          <w:t xml:space="preserve">  </w:t>
        </w:r>
      </w:ins>
    </w:p>
    <w:p w14:paraId="3B4AC4E3" w14:textId="77777777" w:rsidR="001B3DEA" w:rsidRDefault="001B3DEA">
      <w:pPr>
        <w:tabs>
          <w:tab w:val="left" w:pos="520"/>
        </w:tabs>
        <w:spacing w:line="249" w:lineRule="auto"/>
        <w:ind w:left="520" w:right="40"/>
        <w:jc w:val="both"/>
        <w:rPr>
          <w:ins w:id="128" w:author="Janiak, Dean" w:date="2020-10-21T14:47:00Z"/>
          <w:rFonts w:ascii="Arial" w:eastAsia="Arial" w:hAnsi="Arial" w:cs="Arial"/>
          <w:sz w:val="20"/>
          <w:szCs w:val="20"/>
        </w:rPr>
        <w:pPrChange w:id="129" w:author="Janiak, Dean" w:date="2020-10-21T14:53:00Z">
          <w:pPr>
            <w:numPr>
              <w:numId w:val="4"/>
            </w:numPr>
            <w:tabs>
              <w:tab w:val="left" w:pos="520"/>
            </w:tabs>
            <w:spacing w:line="249" w:lineRule="auto"/>
            <w:ind w:left="520" w:right="40" w:hanging="256"/>
            <w:jc w:val="both"/>
          </w:pPr>
        </w:pPrChange>
      </w:pPr>
    </w:p>
    <w:p w14:paraId="1D78FCAA" w14:textId="1B08A6BB" w:rsidR="00182073" w:rsidRDefault="00182073" w:rsidP="00182073">
      <w:pPr>
        <w:tabs>
          <w:tab w:val="left" w:pos="520"/>
        </w:tabs>
        <w:spacing w:line="249" w:lineRule="auto"/>
        <w:ind w:right="40"/>
        <w:jc w:val="both"/>
        <w:rPr>
          <w:ins w:id="130" w:author="Janiak, Dean" w:date="2020-10-21T14:47:00Z"/>
          <w:rFonts w:ascii="Arial" w:eastAsia="Arial" w:hAnsi="Arial" w:cs="Arial"/>
          <w:sz w:val="20"/>
          <w:szCs w:val="20"/>
        </w:rPr>
      </w:pPr>
      <w:ins w:id="131" w:author="Janiak, Dean" w:date="2020-10-21T14:47:00Z">
        <w:r>
          <w:rPr>
            <w:rFonts w:ascii="Arial" w:eastAsia="Arial" w:hAnsi="Arial" w:cs="Arial"/>
            <w:sz w:val="20"/>
            <w:szCs w:val="20"/>
          </w:rPr>
          <w:t xml:space="preserve">Figure </w:t>
        </w:r>
      </w:ins>
      <w:ins w:id="132" w:author="Janiak, Dean" w:date="2020-10-21T15:42:00Z">
        <w:r w:rsidR="00E96CE9">
          <w:rPr>
            <w:rFonts w:ascii="Arial" w:eastAsia="Arial" w:hAnsi="Arial" w:cs="Arial"/>
            <w:sz w:val="20"/>
            <w:szCs w:val="20"/>
          </w:rPr>
          <w:t>2</w:t>
        </w:r>
      </w:ins>
      <w:ins w:id="133" w:author="Janiak, Dean" w:date="2020-10-21T14:47:00Z">
        <w:r>
          <w:rPr>
            <w:rFonts w:ascii="Arial" w:eastAsia="Arial" w:hAnsi="Arial" w:cs="Arial"/>
            <w:sz w:val="20"/>
            <w:szCs w:val="20"/>
          </w:rPr>
          <w:t>. Transects should be 30 m in len</w:t>
        </w:r>
      </w:ins>
      <w:ins w:id="134" w:author="Janiak, Dean" w:date="2020-10-21T14:48:00Z">
        <w:r>
          <w:rPr>
            <w:rFonts w:ascii="Arial" w:eastAsia="Arial" w:hAnsi="Arial" w:cs="Arial"/>
            <w:sz w:val="20"/>
            <w:szCs w:val="20"/>
          </w:rPr>
          <w:t xml:space="preserve">gth for larger reefs.  </w:t>
        </w:r>
      </w:ins>
      <w:ins w:id="135" w:author="Janiak, Dean" w:date="2020-10-21T14:49:00Z">
        <w:r>
          <w:rPr>
            <w:rFonts w:ascii="Arial" w:eastAsia="Arial" w:hAnsi="Arial" w:cs="Arial"/>
            <w:sz w:val="20"/>
            <w:szCs w:val="20"/>
          </w:rPr>
          <w:t>Multiple smaller patch reefs can be used at a site if t</w:t>
        </w:r>
      </w:ins>
      <w:ins w:id="136" w:author="Janiak, Dean" w:date="2020-10-21T14:50:00Z">
        <w:r>
          <w:rPr>
            <w:rFonts w:ascii="Arial" w:eastAsia="Arial" w:hAnsi="Arial" w:cs="Arial"/>
            <w:sz w:val="20"/>
            <w:szCs w:val="20"/>
          </w:rPr>
          <w:t xml:space="preserve">ransects do not reach the </w:t>
        </w:r>
        <w:r w:rsidR="001B3DEA">
          <w:rPr>
            <w:rFonts w:ascii="Arial" w:eastAsia="Arial" w:hAnsi="Arial" w:cs="Arial"/>
            <w:sz w:val="20"/>
            <w:szCs w:val="20"/>
          </w:rPr>
          <w:t>desired</w:t>
        </w:r>
        <w:r>
          <w:rPr>
            <w:rFonts w:ascii="Arial" w:eastAsia="Arial" w:hAnsi="Arial" w:cs="Arial"/>
            <w:sz w:val="20"/>
            <w:szCs w:val="20"/>
          </w:rPr>
          <w:t xml:space="preserve"> length.  </w:t>
        </w:r>
      </w:ins>
      <w:ins w:id="137" w:author="Janiak, Dean" w:date="2020-10-21T14:49:00Z">
        <w:r>
          <w:rPr>
            <w:rFonts w:ascii="Arial" w:eastAsia="Arial" w:hAnsi="Arial" w:cs="Arial"/>
            <w:sz w:val="20"/>
            <w:szCs w:val="20"/>
          </w:rPr>
          <w:t xml:space="preserve">  </w:t>
        </w:r>
      </w:ins>
    </w:p>
    <w:p w14:paraId="0AEFD5E7" w14:textId="4B173F3C" w:rsidR="00182073" w:rsidRDefault="004C7872" w:rsidP="00182073">
      <w:pPr>
        <w:tabs>
          <w:tab w:val="left" w:pos="520"/>
        </w:tabs>
        <w:spacing w:line="249" w:lineRule="auto"/>
        <w:ind w:right="40"/>
        <w:jc w:val="both"/>
        <w:rPr>
          <w:ins w:id="138" w:author="Janiak, Dean" w:date="2020-10-21T14:47:00Z"/>
          <w:rFonts w:ascii="Arial" w:eastAsia="Arial" w:hAnsi="Arial" w:cs="Arial"/>
          <w:sz w:val="20"/>
          <w:szCs w:val="20"/>
        </w:rPr>
      </w:pPr>
      <w:ins w:id="139" w:author="Janiak, Dean" w:date="2020-10-22T09:41:00Z">
        <w:r>
          <w:rPr>
            <w:rFonts w:ascii="Arial" w:eastAsia="Arial" w:hAnsi="Arial" w:cs="Arial"/>
            <w:noProof/>
            <w:sz w:val="20"/>
            <w:szCs w:val="20"/>
          </w:rPr>
          <w:drawing>
            <wp:inline distT="0" distB="0" distL="0" distR="0" wp14:anchorId="55E1B491" wp14:editId="2938438A">
              <wp:extent cx="5412105" cy="2891196"/>
              <wp:effectExtent l="0" t="0" r="0" b="4445"/>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drat.jpg"/>
                      <pic:cNvPicPr/>
                    </pic:nvPicPr>
                    <pic:blipFill rotWithShape="1">
                      <a:blip r:embed="rId13">
                        <a:extLst>
                          <a:ext uri="{28A0092B-C50C-407E-A947-70E740481C1C}">
                            <a14:useLocalDpi xmlns:a14="http://schemas.microsoft.com/office/drawing/2010/main" val="0"/>
                          </a:ext>
                        </a:extLst>
                      </a:blip>
                      <a:srcRect r="9517" b="14072"/>
                      <a:stretch/>
                    </pic:blipFill>
                    <pic:spPr bwMode="auto">
                      <a:xfrm>
                        <a:off x="0" y="0"/>
                        <a:ext cx="5412402" cy="2891355"/>
                      </a:xfrm>
                      <a:prstGeom prst="rect">
                        <a:avLst/>
                      </a:prstGeom>
                      <a:ln>
                        <a:noFill/>
                      </a:ln>
                      <a:extLst>
                        <a:ext uri="{53640926-AAD7-44D8-BBD7-CCE9431645EC}">
                          <a14:shadowObscured xmlns:a14="http://schemas.microsoft.com/office/drawing/2010/main"/>
                        </a:ext>
                      </a:extLst>
                    </pic:spPr>
                  </pic:pic>
                </a:graphicData>
              </a:graphic>
            </wp:inline>
          </w:drawing>
        </w:r>
      </w:ins>
    </w:p>
    <w:p w14:paraId="2171AD82" w14:textId="77777777" w:rsidR="00182073" w:rsidRDefault="00182073" w:rsidP="00182073">
      <w:pPr>
        <w:tabs>
          <w:tab w:val="left" w:pos="520"/>
        </w:tabs>
        <w:spacing w:line="249" w:lineRule="auto"/>
        <w:ind w:right="40"/>
        <w:jc w:val="both"/>
        <w:rPr>
          <w:ins w:id="140" w:author="Janiak, Dean" w:date="2020-10-21T14:47:00Z"/>
          <w:rFonts w:ascii="Arial" w:eastAsia="Arial" w:hAnsi="Arial" w:cs="Arial"/>
          <w:sz w:val="20"/>
          <w:szCs w:val="20"/>
        </w:rPr>
      </w:pPr>
    </w:p>
    <w:p w14:paraId="12DCCB80" w14:textId="4581D914" w:rsidR="00466C3F" w:rsidRDefault="003B56B8">
      <w:pPr>
        <w:tabs>
          <w:tab w:val="left" w:pos="520"/>
        </w:tabs>
        <w:spacing w:line="249" w:lineRule="auto"/>
        <w:ind w:right="40"/>
        <w:jc w:val="both"/>
        <w:rPr>
          <w:rFonts w:ascii="Arial" w:eastAsia="Arial" w:hAnsi="Arial" w:cs="Arial"/>
          <w:sz w:val="20"/>
          <w:szCs w:val="20"/>
        </w:rPr>
        <w:pPrChange w:id="141" w:author="Janiak, Dean" w:date="2020-10-21T14:47:00Z">
          <w:pPr>
            <w:numPr>
              <w:numId w:val="4"/>
            </w:numPr>
            <w:tabs>
              <w:tab w:val="left" w:pos="520"/>
            </w:tabs>
            <w:spacing w:line="249" w:lineRule="auto"/>
            <w:ind w:left="520" w:right="40" w:hanging="256"/>
            <w:jc w:val="both"/>
          </w:pPr>
        </w:pPrChange>
      </w:pPr>
      <w:ins w:id="142" w:author="Janiak, Dean" w:date="2020-10-21T13:45:00Z">
        <w:r>
          <w:rPr>
            <w:rFonts w:ascii="Arial" w:eastAsia="Arial" w:hAnsi="Arial" w:cs="Arial"/>
            <w:sz w:val="20"/>
            <w:szCs w:val="20"/>
          </w:rPr>
          <w:t xml:space="preserve"> </w:t>
        </w:r>
      </w:ins>
      <w:ins w:id="143" w:author="Janiak, Dean" w:date="2020-10-21T13:39:00Z">
        <w:r w:rsidR="007369B7">
          <w:rPr>
            <w:rFonts w:ascii="Arial" w:eastAsia="Arial" w:hAnsi="Arial" w:cs="Arial"/>
            <w:sz w:val="20"/>
            <w:szCs w:val="20"/>
          </w:rPr>
          <w:t xml:space="preserve"> </w:t>
        </w:r>
      </w:ins>
    </w:p>
    <w:p w14:paraId="3B779B95" w14:textId="77777777" w:rsidR="00466C3F" w:rsidRDefault="00466C3F">
      <w:pPr>
        <w:spacing w:line="1" w:lineRule="exact"/>
        <w:rPr>
          <w:rFonts w:ascii="Arial" w:eastAsia="Arial" w:hAnsi="Arial" w:cs="Arial"/>
          <w:sz w:val="20"/>
          <w:szCs w:val="20"/>
        </w:rPr>
      </w:pPr>
    </w:p>
    <w:p w14:paraId="769871CD" w14:textId="15C89B81" w:rsidR="00466C3F" w:rsidRPr="003B56B8" w:rsidDel="0030338F" w:rsidRDefault="00607ABE">
      <w:pPr>
        <w:numPr>
          <w:ilvl w:val="0"/>
          <w:numId w:val="4"/>
        </w:numPr>
        <w:tabs>
          <w:tab w:val="left" w:pos="520"/>
        </w:tabs>
        <w:jc w:val="both"/>
        <w:rPr>
          <w:del w:id="144" w:author="Janiak, Dean" w:date="2020-10-09T14:53:00Z"/>
          <w:rFonts w:ascii="Arial" w:eastAsia="Arial" w:hAnsi="Arial" w:cs="Arial"/>
          <w:sz w:val="20"/>
          <w:szCs w:val="20"/>
        </w:rPr>
        <w:pPrChange w:id="145" w:author="Janiak, Dean" w:date="2020-10-21T14:05:00Z">
          <w:pPr>
            <w:numPr>
              <w:numId w:val="4"/>
            </w:numPr>
            <w:tabs>
              <w:tab w:val="left" w:pos="520"/>
            </w:tabs>
            <w:spacing w:line="330" w:lineRule="auto"/>
            <w:ind w:left="520" w:right="40" w:hanging="256"/>
            <w:jc w:val="both"/>
          </w:pPr>
        </w:pPrChange>
      </w:pPr>
      <w:ins w:id="146" w:author="Janiak, Dean" w:date="2020-10-13T08:17:00Z">
        <w:r>
          <w:rPr>
            <w:rFonts w:ascii="Arial" w:eastAsia="Arial" w:hAnsi="Arial" w:cs="Arial"/>
            <w:sz w:val="19"/>
            <w:szCs w:val="19"/>
          </w:rPr>
          <w:t xml:space="preserve">3. </w:t>
        </w:r>
      </w:ins>
      <w:ins w:id="147" w:author="Janiak, Dean" w:date="2020-10-21T13:45:00Z">
        <w:r w:rsidR="003B56B8" w:rsidRPr="003B56B8">
          <w:rPr>
            <w:rFonts w:ascii="Arial" w:eastAsia="Arial" w:hAnsi="Arial" w:cs="Arial"/>
            <w:sz w:val="20"/>
            <w:szCs w:val="20"/>
          </w:rPr>
          <w:t xml:space="preserve">For </w:t>
        </w:r>
      </w:ins>
      <w:ins w:id="148" w:author="Janiak, Dean" w:date="2020-10-21T14:18:00Z">
        <w:r w:rsidR="00C97153">
          <w:rPr>
            <w:rFonts w:ascii="Arial" w:eastAsia="Arial" w:hAnsi="Arial" w:cs="Arial"/>
            <w:sz w:val="20"/>
            <w:szCs w:val="20"/>
          </w:rPr>
          <w:t xml:space="preserve">a </w:t>
        </w:r>
      </w:ins>
      <w:ins w:id="149" w:author="Janiak, Dean" w:date="2020-10-21T13:45:00Z">
        <w:r w:rsidR="003B56B8" w:rsidRPr="003B56B8">
          <w:rPr>
            <w:rFonts w:ascii="Arial" w:eastAsia="Arial" w:hAnsi="Arial" w:cs="Arial"/>
            <w:sz w:val="20"/>
            <w:szCs w:val="20"/>
          </w:rPr>
          <w:t>tran</w:t>
        </w:r>
      </w:ins>
      <w:ins w:id="150" w:author="Janiak, Dean" w:date="2020-10-21T13:46:00Z">
        <w:r w:rsidR="003B56B8" w:rsidRPr="003B56B8">
          <w:rPr>
            <w:rFonts w:ascii="Arial" w:eastAsia="Arial" w:hAnsi="Arial" w:cs="Arial"/>
            <w:sz w:val="20"/>
            <w:szCs w:val="20"/>
          </w:rPr>
          <w:t xml:space="preserve">sect reaching 30 m, </w:t>
        </w:r>
      </w:ins>
      <w:del w:id="151" w:author="Janiak, Dean" w:date="2020-10-21T13:46:00Z">
        <w:r w:rsidR="00C62A11" w:rsidRPr="003B56B8" w:rsidDel="003B56B8">
          <w:rPr>
            <w:rFonts w:ascii="Arial" w:eastAsia="Arial" w:hAnsi="Arial" w:cs="Arial"/>
            <w:sz w:val="20"/>
            <w:szCs w:val="20"/>
          </w:rPr>
          <w:delText>Alon</w:delText>
        </w:r>
      </w:del>
      <w:del w:id="152" w:author="Janiak, Dean" w:date="2020-10-21T14:05:00Z">
        <w:r w:rsidR="00C62A11" w:rsidRPr="003B56B8" w:rsidDel="00F011E4">
          <w:rPr>
            <w:rFonts w:ascii="Arial" w:eastAsia="Arial" w:hAnsi="Arial" w:cs="Arial"/>
            <w:sz w:val="20"/>
            <w:szCs w:val="20"/>
          </w:rPr>
          <w:delText>g each transect,</w:delText>
        </w:r>
      </w:del>
      <w:del w:id="153" w:author="Janiak, Dean" w:date="2020-10-09T14:52:00Z">
        <w:r w:rsidR="00C62A11" w:rsidRPr="003B56B8" w:rsidDel="0030338F">
          <w:rPr>
            <w:rFonts w:ascii="Arial" w:eastAsia="Arial" w:hAnsi="Arial" w:cs="Arial"/>
            <w:sz w:val="20"/>
            <w:szCs w:val="20"/>
          </w:rPr>
          <w:delText xml:space="preserve"> n = </w:delText>
        </w:r>
      </w:del>
      <w:r w:rsidR="00C62A11" w:rsidRPr="003B56B8">
        <w:rPr>
          <w:rFonts w:ascii="Arial" w:eastAsia="Arial" w:hAnsi="Arial" w:cs="Arial"/>
          <w:sz w:val="20"/>
          <w:szCs w:val="20"/>
        </w:rPr>
        <w:t>5 replicate quadrats are taken</w:t>
      </w:r>
      <w:ins w:id="154" w:author="Janiak, Dean" w:date="2020-10-09T14:52:00Z">
        <w:r w:rsidR="0030338F" w:rsidRPr="003B56B8">
          <w:rPr>
            <w:rFonts w:ascii="Arial" w:eastAsia="Arial" w:hAnsi="Arial" w:cs="Arial"/>
            <w:sz w:val="20"/>
            <w:szCs w:val="20"/>
          </w:rPr>
          <w:t xml:space="preserve"> along predetermined points.  At </w:t>
        </w:r>
      </w:ins>
      <w:ins w:id="155" w:author="Janiak, Dean" w:date="2020-10-13T08:16:00Z">
        <w:r w:rsidRPr="003B56B8">
          <w:rPr>
            <w:rFonts w:ascii="Arial" w:eastAsia="Arial" w:hAnsi="Arial" w:cs="Arial"/>
            <w:sz w:val="20"/>
            <w:szCs w:val="20"/>
          </w:rPr>
          <w:t>5</w:t>
        </w:r>
      </w:ins>
      <w:ins w:id="156" w:author="Janiak, Dean" w:date="2020-10-09T14:52:00Z">
        <w:r w:rsidR="0030338F" w:rsidRPr="003B56B8">
          <w:rPr>
            <w:rFonts w:ascii="Arial" w:eastAsia="Arial" w:hAnsi="Arial" w:cs="Arial"/>
            <w:sz w:val="20"/>
            <w:szCs w:val="20"/>
          </w:rPr>
          <w:t>, 1</w:t>
        </w:r>
      </w:ins>
      <w:ins w:id="157" w:author="Janiak, Dean" w:date="2020-10-13T08:16:00Z">
        <w:r w:rsidRPr="003B56B8">
          <w:rPr>
            <w:rFonts w:ascii="Arial" w:eastAsia="Arial" w:hAnsi="Arial" w:cs="Arial"/>
            <w:sz w:val="20"/>
            <w:szCs w:val="20"/>
          </w:rPr>
          <w:t>2</w:t>
        </w:r>
      </w:ins>
      <w:ins w:id="158" w:author="Janiak, Dean" w:date="2020-10-09T14:52:00Z">
        <w:r w:rsidR="0030338F" w:rsidRPr="003B56B8">
          <w:rPr>
            <w:rFonts w:ascii="Arial" w:eastAsia="Arial" w:hAnsi="Arial" w:cs="Arial"/>
            <w:sz w:val="20"/>
            <w:szCs w:val="20"/>
          </w:rPr>
          <w:t>, 1</w:t>
        </w:r>
      </w:ins>
      <w:ins w:id="159" w:author="Janiak, Dean" w:date="2020-10-13T08:16:00Z">
        <w:r w:rsidRPr="003B56B8">
          <w:rPr>
            <w:rFonts w:ascii="Arial" w:eastAsia="Arial" w:hAnsi="Arial" w:cs="Arial"/>
            <w:sz w:val="20"/>
            <w:szCs w:val="20"/>
          </w:rPr>
          <w:t>5</w:t>
        </w:r>
      </w:ins>
      <w:ins w:id="160" w:author="Janiak, Dean" w:date="2020-10-09T14:52:00Z">
        <w:r w:rsidR="0030338F" w:rsidRPr="003B56B8">
          <w:rPr>
            <w:rFonts w:ascii="Arial" w:eastAsia="Arial" w:hAnsi="Arial" w:cs="Arial"/>
            <w:sz w:val="20"/>
            <w:szCs w:val="20"/>
          </w:rPr>
          <w:t>, 2</w:t>
        </w:r>
      </w:ins>
      <w:ins w:id="161" w:author="Janiak, Dean" w:date="2020-10-13T08:16:00Z">
        <w:r w:rsidRPr="003B56B8">
          <w:rPr>
            <w:rFonts w:ascii="Arial" w:eastAsia="Arial" w:hAnsi="Arial" w:cs="Arial"/>
            <w:sz w:val="20"/>
            <w:szCs w:val="20"/>
          </w:rPr>
          <w:t>0</w:t>
        </w:r>
      </w:ins>
      <w:ins w:id="162" w:author="Janiak, Dean" w:date="2020-10-09T14:52:00Z">
        <w:r w:rsidR="0030338F" w:rsidRPr="003B56B8">
          <w:rPr>
            <w:rFonts w:ascii="Arial" w:eastAsia="Arial" w:hAnsi="Arial" w:cs="Arial"/>
            <w:sz w:val="20"/>
            <w:szCs w:val="20"/>
          </w:rPr>
          <w:t xml:space="preserve">, and </w:t>
        </w:r>
      </w:ins>
      <w:ins w:id="163" w:author="Janiak, Dean" w:date="2020-10-13T08:16:00Z">
        <w:r w:rsidRPr="003B56B8">
          <w:rPr>
            <w:rFonts w:ascii="Arial" w:eastAsia="Arial" w:hAnsi="Arial" w:cs="Arial"/>
            <w:sz w:val="20"/>
            <w:szCs w:val="20"/>
          </w:rPr>
          <w:t>25</w:t>
        </w:r>
      </w:ins>
      <w:ins w:id="164" w:author="Janiak, Dean" w:date="2020-10-09T14:52:00Z">
        <w:r w:rsidR="0030338F" w:rsidRPr="003B56B8">
          <w:rPr>
            <w:rFonts w:ascii="Arial" w:eastAsia="Arial" w:hAnsi="Arial" w:cs="Arial"/>
            <w:sz w:val="20"/>
            <w:szCs w:val="20"/>
          </w:rPr>
          <w:t xml:space="preserve"> meter mark</w:t>
        </w:r>
      </w:ins>
      <w:ins w:id="165" w:author="Janiak, Dean" w:date="2020-10-09T15:12:00Z">
        <w:r w:rsidR="004B7BAB" w:rsidRPr="003B56B8">
          <w:rPr>
            <w:rFonts w:ascii="Arial" w:eastAsia="Arial" w:hAnsi="Arial" w:cs="Arial"/>
            <w:sz w:val="20"/>
            <w:szCs w:val="20"/>
          </w:rPr>
          <w:t>s</w:t>
        </w:r>
      </w:ins>
      <w:ins w:id="166" w:author="Janiak, Dean" w:date="2020-10-09T14:53:00Z">
        <w:r w:rsidR="0030338F" w:rsidRPr="003B56B8">
          <w:rPr>
            <w:rFonts w:ascii="Arial" w:eastAsia="Arial" w:hAnsi="Arial" w:cs="Arial"/>
            <w:sz w:val="20"/>
            <w:szCs w:val="20"/>
          </w:rPr>
          <w:t xml:space="preserve">, </w:t>
        </w:r>
      </w:ins>
      <w:ins w:id="167" w:author="Janiak, Dean" w:date="2020-10-09T15:12:00Z">
        <w:r w:rsidR="004B7BAB" w:rsidRPr="003B56B8">
          <w:rPr>
            <w:rFonts w:ascii="Arial" w:eastAsia="Arial" w:hAnsi="Arial" w:cs="Arial"/>
            <w:sz w:val="20"/>
            <w:szCs w:val="20"/>
          </w:rPr>
          <w:t>lay</w:t>
        </w:r>
      </w:ins>
      <w:ins w:id="168" w:author="Janiak, Dean" w:date="2020-10-09T14:53:00Z">
        <w:r w:rsidR="0030338F" w:rsidRPr="003B56B8">
          <w:rPr>
            <w:rFonts w:ascii="Arial" w:eastAsia="Arial" w:hAnsi="Arial" w:cs="Arial"/>
            <w:sz w:val="20"/>
            <w:szCs w:val="20"/>
          </w:rPr>
          <w:t xml:space="preserve"> the quadrat to the right of the transect tape with the meter value touching the lower left corner of the quadrat</w:t>
        </w:r>
      </w:ins>
      <w:del w:id="169" w:author="Janiak, Dean" w:date="2020-10-09T14:52:00Z">
        <w:r w:rsidR="00C62A11" w:rsidRPr="003B56B8" w:rsidDel="0030338F">
          <w:rPr>
            <w:rFonts w:ascii="Arial" w:eastAsia="Arial" w:hAnsi="Arial" w:cs="Arial"/>
            <w:sz w:val="20"/>
            <w:szCs w:val="20"/>
          </w:rPr>
          <w:delText>.</w:delText>
        </w:r>
      </w:del>
      <w:ins w:id="170" w:author="Janiak, Dean" w:date="2020-10-21T14:16:00Z">
        <w:r w:rsidR="00C97153">
          <w:rPr>
            <w:rFonts w:ascii="Arial" w:eastAsia="Arial" w:hAnsi="Arial" w:cs="Arial"/>
            <w:sz w:val="20"/>
            <w:szCs w:val="20"/>
          </w:rPr>
          <w:t xml:space="preserve">  For transects that do n</w:t>
        </w:r>
      </w:ins>
      <w:ins w:id="171" w:author="Janiak, Dean" w:date="2020-10-21T14:17:00Z">
        <w:r w:rsidR="00C97153">
          <w:rPr>
            <w:rFonts w:ascii="Arial" w:eastAsia="Arial" w:hAnsi="Arial" w:cs="Arial"/>
            <w:sz w:val="20"/>
            <w:szCs w:val="20"/>
          </w:rPr>
          <w:t>ot reach the desired 30 m,</w:t>
        </w:r>
      </w:ins>
      <w:ins w:id="172" w:author="Janiak, Dean" w:date="2020-10-21T14:19:00Z">
        <w:r w:rsidR="00C97153">
          <w:rPr>
            <w:rFonts w:ascii="Arial" w:eastAsia="Arial" w:hAnsi="Arial" w:cs="Arial"/>
            <w:sz w:val="20"/>
            <w:szCs w:val="20"/>
          </w:rPr>
          <w:t xml:space="preserve"> quadrats can be placed at points determined by the </w:t>
        </w:r>
      </w:ins>
      <w:ins w:id="173" w:author="Janiak, Dean" w:date="2020-10-21T14:20:00Z">
        <w:r w:rsidR="00C97153">
          <w:rPr>
            <w:rFonts w:ascii="Arial" w:eastAsia="Arial" w:hAnsi="Arial" w:cs="Arial"/>
            <w:sz w:val="20"/>
            <w:szCs w:val="20"/>
          </w:rPr>
          <w:t>practitioner</w:t>
        </w:r>
      </w:ins>
      <w:ins w:id="174" w:author="Janiak, Dean" w:date="2020-10-21T14:19:00Z">
        <w:r w:rsidR="00C97153">
          <w:rPr>
            <w:rFonts w:ascii="Arial" w:eastAsia="Arial" w:hAnsi="Arial" w:cs="Arial"/>
            <w:sz w:val="20"/>
            <w:szCs w:val="20"/>
          </w:rPr>
          <w:t xml:space="preserve"> but should be at least 1 m from each other (e.g. 1 m, </w:t>
        </w:r>
      </w:ins>
      <w:ins w:id="175" w:author="Janiak, Dean" w:date="2020-10-21T14:20:00Z">
        <w:r w:rsidR="00C97153">
          <w:rPr>
            <w:rFonts w:ascii="Arial" w:eastAsia="Arial" w:hAnsi="Arial" w:cs="Arial"/>
            <w:sz w:val="20"/>
            <w:szCs w:val="20"/>
          </w:rPr>
          <w:t>3 m, 5 m, etc.)</w:t>
        </w:r>
      </w:ins>
      <w:ins w:id="176" w:author="Janiak, Dean" w:date="2020-10-21T14:44:00Z">
        <w:r w:rsidR="00182073">
          <w:rPr>
            <w:rFonts w:ascii="Arial" w:eastAsia="Arial" w:hAnsi="Arial" w:cs="Arial"/>
            <w:sz w:val="20"/>
            <w:szCs w:val="20"/>
          </w:rPr>
          <w:t xml:space="preserve"> and </w:t>
        </w:r>
      </w:ins>
      <w:ins w:id="177" w:author="Janiak, Dean" w:date="2020-10-21T14:45:00Z">
        <w:r w:rsidR="00182073">
          <w:rPr>
            <w:rFonts w:ascii="Arial" w:eastAsia="Arial" w:hAnsi="Arial" w:cs="Arial"/>
            <w:sz w:val="20"/>
            <w:szCs w:val="20"/>
          </w:rPr>
          <w:t>this should be noted on the data sheet.</w:t>
        </w:r>
      </w:ins>
      <w:ins w:id="178" w:author="Janiak, Dean" w:date="2020-10-21T14:16:00Z">
        <w:r w:rsidR="00C97153">
          <w:rPr>
            <w:rFonts w:ascii="Arial" w:eastAsia="Arial" w:hAnsi="Arial" w:cs="Arial"/>
            <w:sz w:val="20"/>
            <w:szCs w:val="20"/>
          </w:rPr>
          <w:t xml:space="preserve"> </w:t>
        </w:r>
      </w:ins>
      <w:del w:id="179" w:author="Janiak, Dean" w:date="2020-10-09T14:52:00Z">
        <w:r w:rsidR="00C62A11" w:rsidRPr="003B56B8" w:rsidDel="0030338F">
          <w:rPr>
            <w:rFonts w:ascii="Arial" w:eastAsia="Arial" w:hAnsi="Arial" w:cs="Arial"/>
            <w:sz w:val="20"/>
            <w:szCs w:val="20"/>
          </w:rPr>
          <w:delText xml:space="preserve"> </w:delText>
        </w:r>
      </w:del>
      <w:del w:id="180" w:author="Janiak, Dean" w:date="2020-10-09T14:53:00Z">
        <w:r w:rsidR="00C62A11" w:rsidRPr="003B56B8" w:rsidDel="0030338F">
          <w:rPr>
            <w:rFonts w:ascii="Arial" w:eastAsia="Arial" w:hAnsi="Arial" w:cs="Arial"/>
            <w:sz w:val="20"/>
            <w:szCs w:val="20"/>
          </w:rPr>
          <w:delText>Along the first transect, drop the quadrat at a pre-determined random meter length to the right of the transect tape with the meter value touching the</w:delText>
        </w:r>
      </w:del>
    </w:p>
    <w:p w14:paraId="5152BB09" w14:textId="77777777" w:rsidR="00466C3F" w:rsidRPr="0030338F" w:rsidRDefault="00466C3F" w:rsidP="003B56B8">
      <w:pPr>
        <w:spacing w:line="388" w:lineRule="exact"/>
        <w:rPr>
          <w:sz w:val="20"/>
          <w:szCs w:val="20"/>
        </w:rPr>
      </w:pPr>
    </w:p>
    <w:p w14:paraId="6DDE21F5" w14:textId="77777777" w:rsidR="00466C3F" w:rsidRDefault="00C62A11">
      <w:pPr>
        <w:ind w:right="20"/>
        <w:jc w:val="center"/>
        <w:rPr>
          <w:sz w:val="20"/>
          <w:szCs w:val="20"/>
        </w:rPr>
      </w:pPr>
      <w:r>
        <w:rPr>
          <w:rFonts w:ascii="Arial" w:eastAsia="Arial" w:hAnsi="Arial" w:cs="Arial"/>
          <w:sz w:val="20"/>
          <w:szCs w:val="20"/>
        </w:rPr>
        <w:t>1</w:t>
      </w:r>
    </w:p>
    <w:p w14:paraId="7DC99E19" w14:textId="77777777" w:rsidR="00466C3F" w:rsidRDefault="00466C3F">
      <w:pPr>
        <w:sectPr w:rsidR="00466C3F">
          <w:pgSz w:w="12240" w:h="15840"/>
          <w:pgMar w:top="1045" w:right="1400" w:bottom="272" w:left="1420" w:header="0" w:footer="0" w:gutter="0"/>
          <w:cols w:space="720" w:equalWidth="0">
            <w:col w:w="9420"/>
          </w:cols>
        </w:sectPr>
      </w:pPr>
    </w:p>
    <w:p w14:paraId="3AC32D14" w14:textId="77777777" w:rsidR="00466C3F" w:rsidRDefault="00C62A11">
      <w:pPr>
        <w:ind w:left="7160"/>
        <w:rPr>
          <w:sz w:val="20"/>
          <w:szCs w:val="20"/>
        </w:rPr>
      </w:pPr>
      <w:bookmarkStart w:id="181" w:name="page3"/>
      <w:bookmarkEnd w:id="181"/>
      <w:r>
        <w:rPr>
          <w:rFonts w:ascii="Arial" w:eastAsia="Arial" w:hAnsi="Arial" w:cs="Arial"/>
          <w:noProof/>
          <w:sz w:val="20"/>
          <w:szCs w:val="20"/>
        </w:rPr>
        <w:lastRenderedPageBreak/>
        <w:drawing>
          <wp:anchor distT="0" distB="0" distL="114300" distR="114300" simplePos="0" relativeHeight="251660288" behindDoc="1" locked="0" layoutInCell="0" allowOverlap="1" wp14:anchorId="5FED7CA3" wp14:editId="34D36497">
            <wp:simplePos x="0" y="0"/>
            <wp:positionH relativeFrom="page">
              <wp:posOffset>914400</wp:posOffset>
            </wp:positionH>
            <wp:positionV relativeFrom="page">
              <wp:posOffset>446405</wp:posOffset>
            </wp:positionV>
            <wp:extent cx="1052830" cy="360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052830" cy="360045"/>
                    </a:xfrm>
                    <a:prstGeom prst="rect">
                      <a:avLst/>
                    </a:prstGeom>
                    <a:noFill/>
                  </pic:spPr>
                </pic:pic>
              </a:graphicData>
            </a:graphic>
          </wp:anchor>
        </w:drawing>
      </w:r>
      <w:r>
        <w:rPr>
          <w:rFonts w:ascii="Arial" w:eastAsia="Arial" w:hAnsi="Arial" w:cs="Arial"/>
          <w:sz w:val="20"/>
          <w:szCs w:val="20"/>
        </w:rPr>
        <w:t>Oyster Reef Composition</w:t>
      </w:r>
    </w:p>
    <w:p w14:paraId="6CA525D0" w14:textId="77777777" w:rsidR="00466C3F" w:rsidRDefault="00466C3F">
      <w:pPr>
        <w:spacing w:line="200" w:lineRule="exact"/>
        <w:rPr>
          <w:sz w:val="20"/>
          <w:szCs w:val="20"/>
        </w:rPr>
      </w:pPr>
    </w:p>
    <w:p w14:paraId="16A89CB1" w14:textId="77777777" w:rsidR="00466C3F" w:rsidRDefault="00466C3F">
      <w:pPr>
        <w:spacing w:line="339" w:lineRule="exact"/>
        <w:rPr>
          <w:sz w:val="20"/>
          <w:szCs w:val="20"/>
        </w:rPr>
      </w:pPr>
    </w:p>
    <w:p w14:paraId="6C517AD8" w14:textId="77777777" w:rsidR="00C97153" w:rsidRDefault="00C62A11" w:rsidP="0077371D">
      <w:pPr>
        <w:ind w:left="500"/>
        <w:rPr>
          <w:ins w:id="182" w:author="Janiak, Dean" w:date="2020-10-21T14:16:00Z"/>
          <w:rFonts w:ascii="Arial" w:eastAsia="Arial" w:hAnsi="Arial" w:cs="Arial"/>
          <w:sz w:val="20"/>
          <w:szCs w:val="20"/>
        </w:rPr>
      </w:pPr>
      <w:del w:id="183" w:author="Janiak, Dean" w:date="2020-10-09T15:13:00Z">
        <w:r w:rsidDel="004B7BAB">
          <w:rPr>
            <w:rFonts w:ascii="Arial" w:eastAsia="Arial" w:hAnsi="Arial" w:cs="Arial"/>
            <w:sz w:val="20"/>
            <w:szCs w:val="20"/>
          </w:rPr>
          <w:delText>lower left corner of the transect</w:delText>
        </w:r>
      </w:del>
      <w:del w:id="184" w:author="Janiak, Dean" w:date="2020-10-13T08:18:00Z">
        <w:r w:rsidDel="00607ABE">
          <w:rPr>
            <w:rFonts w:ascii="Arial" w:eastAsia="Arial" w:hAnsi="Arial" w:cs="Arial"/>
            <w:sz w:val="20"/>
            <w:szCs w:val="20"/>
          </w:rPr>
          <w:delText xml:space="preserve">. </w:delText>
        </w:r>
      </w:del>
      <w:ins w:id="185" w:author="Janiak, Dean" w:date="2020-10-13T08:18:00Z">
        <w:r w:rsidR="00607ABE">
          <w:rPr>
            <w:rFonts w:ascii="Arial" w:eastAsia="Arial" w:hAnsi="Arial" w:cs="Arial"/>
            <w:sz w:val="20"/>
            <w:szCs w:val="20"/>
          </w:rPr>
          <w:t xml:space="preserve"> </w:t>
        </w:r>
      </w:ins>
    </w:p>
    <w:p w14:paraId="7021E255" w14:textId="77777777" w:rsidR="00C97153" w:rsidRDefault="00C97153" w:rsidP="0077371D">
      <w:pPr>
        <w:ind w:left="500"/>
        <w:rPr>
          <w:ins w:id="186" w:author="Janiak, Dean" w:date="2020-10-21T14:16:00Z"/>
          <w:rFonts w:ascii="Arial" w:eastAsia="Arial" w:hAnsi="Arial" w:cs="Arial"/>
          <w:sz w:val="20"/>
          <w:szCs w:val="20"/>
        </w:rPr>
      </w:pPr>
    </w:p>
    <w:p w14:paraId="5D8FFD27" w14:textId="3F6524A3" w:rsidR="00466C3F" w:rsidRPr="0077371D" w:rsidDel="0077371D" w:rsidRDefault="00607ABE" w:rsidP="0077371D">
      <w:pPr>
        <w:ind w:left="500"/>
        <w:rPr>
          <w:del w:id="187" w:author="Janiak, Dean" w:date="2020-10-13T12:00:00Z"/>
          <w:rFonts w:ascii="Arial" w:eastAsia="Arial" w:hAnsi="Arial" w:cs="Arial"/>
          <w:sz w:val="20"/>
          <w:szCs w:val="20"/>
          <w:rPrChange w:id="188" w:author="Janiak, Dean" w:date="2020-10-13T12:00:00Z">
            <w:rPr>
              <w:del w:id="189" w:author="Janiak, Dean" w:date="2020-10-13T12:00:00Z"/>
              <w:sz w:val="20"/>
              <w:szCs w:val="20"/>
            </w:rPr>
          </w:rPrChange>
        </w:rPr>
      </w:pPr>
      <w:ins w:id="190" w:author="Janiak, Dean" w:date="2020-10-13T08:18:00Z">
        <w:r>
          <w:rPr>
            <w:rFonts w:ascii="Arial" w:eastAsia="Arial" w:hAnsi="Arial" w:cs="Arial"/>
            <w:sz w:val="20"/>
            <w:szCs w:val="20"/>
          </w:rPr>
          <w:t>4</w:t>
        </w:r>
      </w:ins>
      <w:ins w:id="191" w:author="Janiak, Dean" w:date="2020-10-13T08:21:00Z">
        <w:r>
          <w:rPr>
            <w:rFonts w:ascii="Arial" w:eastAsia="Arial" w:hAnsi="Arial" w:cs="Arial"/>
            <w:sz w:val="20"/>
            <w:szCs w:val="20"/>
          </w:rPr>
          <w:t xml:space="preserve">. </w:t>
        </w:r>
      </w:ins>
      <w:r w:rsidR="00C62A11">
        <w:rPr>
          <w:rFonts w:ascii="Arial" w:eastAsia="Arial" w:hAnsi="Arial" w:cs="Arial"/>
          <w:sz w:val="20"/>
          <w:szCs w:val="20"/>
        </w:rPr>
        <w:t>Tally what occurs under each intersecting point (totaling 81 points).</w:t>
      </w:r>
      <w:ins w:id="192" w:author="Janiak, Dean" w:date="2020-10-13T08:46:00Z">
        <w:r w:rsidR="00D8501C">
          <w:rPr>
            <w:rFonts w:ascii="Arial" w:eastAsia="Arial" w:hAnsi="Arial" w:cs="Arial"/>
            <w:sz w:val="20"/>
            <w:szCs w:val="20"/>
          </w:rPr>
          <w:t xml:space="preserve"> Because oysters are the </w:t>
        </w:r>
      </w:ins>
      <w:ins w:id="193" w:author="Janiak, Dean" w:date="2020-10-13T11:57:00Z">
        <w:r w:rsidR="00F00DA3">
          <w:rPr>
            <w:rFonts w:ascii="Arial" w:eastAsia="Arial" w:hAnsi="Arial" w:cs="Arial"/>
            <w:sz w:val="20"/>
            <w:szCs w:val="20"/>
          </w:rPr>
          <w:t>primary</w:t>
        </w:r>
      </w:ins>
      <w:ins w:id="194" w:author="Janiak, Dean" w:date="2020-10-13T08:46:00Z">
        <w:r w:rsidR="00D8501C">
          <w:rPr>
            <w:rFonts w:ascii="Arial" w:eastAsia="Arial" w:hAnsi="Arial" w:cs="Arial"/>
            <w:sz w:val="20"/>
            <w:szCs w:val="20"/>
          </w:rPr>
          <w:t xml:space="preserve"> </w:t>
        </w:r>
      </w:ins>
      <w:ins w:id="195" w:author="Janiak, Dean" w:date="2020-10-13T11:57:00Z">
        <w:r w:rsidR="00F00DA3">
          <w:rPr>
            <w:rFonts w:ascii="Arial" w:eastAsia="Arial" w:hAnsi="Arial" w:cs="Arial"/>
            <w:sz w:val="20"/>
            <w:szCs w:val="20"/>
          </w:rPr>
          <w:t>target</w:t>
        </w:r>
      </w:ins>
      <w:ins w:id="196" w:author="Janiak, Dean" w:date="2020-10-13T08:46:00Z">
        <w:r w:rsidR="00D8501C">
          <w:rPr>
            <w:rFonts w:ascii="Arial" w:eastAsia="Arial" w:hAnsi="Arial" w:cs="Arial"/>
            <w:sz w:val="20"/>
            <w:szCs w:val="20"/>
          </w:rPr>
          <w:t>,</w:t>
        </w:r>
      </w:ins>
      <w:ins w:id="197" w:author="Janiak, Dean" w:date="2020-10-13T11:21:00Z">
        <w:r w:rsidR="003C304E">
          <w:rPr>
            <w:rFonts w:ascii="Arial" w:eastAsia="Arial" w:hAnsi="Arial" w:cs="Arial"/>
            <w:sz w:val="20"/>
            <w:szCs w:val="20"/>
          </w:rPr>
          <w:t xml:space="preserve"> </w:t>
        </w:r>
      </w:ins>
      <w:ins w:id="198" w:author="Janiak, Dean" w:date="2020-10-13T11:45:00Z">
        <w:r w:rsidR="001E263B">
          <w:rPr>
            <w:rFonts w:ascii="Arial" w:eastAsia="Arial" w:hAnsi="Arial" w:cs="Arial"/>
            <w:sz w:val="20"/>
            <w:szCs w:val="20"/>
          </w:rPr>
          <w:t xml:space="preserve">the </w:t>
        </w:r>
      </w:ins>
      <w:ins w:id="199" w:author="Janiak, Dean" w:date="2020-10-13T11:21:00Z">
        <w:r w:rsidR="003C304E">
          <w:rPr>
            <w:rFonts w:ascii="Arial" w:eastAsia="Arial" w:hAnsi="Arial" w:cs="Arial"/>
            <w:sz w:val="20"/>
            <w:szCs w:val="20"/>
          </w:rPr>
          <w:t xml:space="preserve">tally should </w:t>
        </w:r>
      </w:ins>
      <w:ins w:id="200" w:author="Janiak, Dean" w:date="2020-10-13T11:58:00Z">
        <w:r w:rsidR="00F00DA3">
          <w:rPr>
            <w:rFonts w:ascii="Arial" w:eastAsia="Arial" w:hAnsi="Arial" w:cs="Arial"/>
            <w:sz w:val="20"/>
            <w:szCs w:val="20"/>
          </w:rPr>
          <w:t xml:space="preserve">quantify </w:t>
        </w:r>
      </w:ins>
      <w:ins w:id="201" w:author="Janiak, Dean" w:date="2020-10-13T11:21:00Z">
        <w:r w:rsidR="003C304E">
          <w:rPr>
            <w:rFonts w:ascii="Arial" w:eastAsia="Arial" w:hAnsi="Arial" w:cs="Arial"/>
            <w:sz w:val="20"/>
            <w:szCs w:val="20"/>
          </w:rPr>
          <w:t>the presence and state of oysters.</w:t>
        </w:r>
      </w:ins>
      <w:ins w:id="202" w:author="Janiak, Dean" w:date="2020-10-13T11:52:00Z">
        <w:r w:rsidR="00C232CA">
          <w:rPr>
            <w:rFonts w:ascii="Arial" w:eastAsia="Arial" w:hAnsi="Arial" w:cs="Arial"/>
            <w:sz w:val="20"/>
            <w:szCs w:val="20"/>
          </w:rPr>
          <w:t xml:space="preserve"> </w:t>
        </w:r>
      </w:ins>
      <w:ins w:id="203" w:author="Janiak, Dean" w:date="2020-10-13T11:21:00Z">
        <w:r w:rsidR="003C304E">
          <w:rPr>
            <w:rFonts w:ascii="Arial" w:eastAsia="Arial" w:hAnsi="Arial" w:cs="Arial"/>
            <w:sz w:val="20"/>
            <w:szCs w:val="20"/>
          </w:rPr>
          <w:t xml:space="preserve">In </w:t>
        </w:r>
      </w:ins>
      <w:ins w:id="204" w:author="Janiak, Dean" w:date="2020-10-21T15:12:00Z">
        <w:r w:rsidR="0056108C">
          <w:rPr>
            <w:rFonts w:ascii="Arial" w:eastAsia="Arial" w:hAnsi="Arial" w:cs="Arial"/>
            <w:sz w:val="20"/>
            <w:szCs w:val="20"/>
          </w:rPr>
          <w:t>some</w:t>
        </w:r>
      </w:ins>
      <w:ins w:id="205" w:author="Janiak, Dean" w:date="2020-10-13T11:21:00Z">
        <w:r w:rsidR="003C304E">
          <w:rPr>
            <w:rFonts w:ascii="Arial" w:eastAsia="Arial" w:hAnsi="Arial" w:cs="Arial"/>
            <w:sz w:val="20"/>
            <w:szCs w:val="20"/>
          </w:rPr>
          <w:t xml:space="preserve"> cases, </w:t>
        </w:r>
      </w:ins>
      <w:ins w:id="206" w:author="Janiak, Dean" w:date="2020-10-13T11:29:00Z">
        <w:r w:rsidR="003C304E">
          <w:rPr>
            <w:rFonts w:ascii="Arial" w:eastAsia="Arial" w:hAnsi="Arial" w:cs="Arial"/>
            <w:sz w:val="20"/>
            <w:szCs w:val="20"/>
          </w:rPr>
          <w:t xml:space="preserve">seasonal or ephemeral </w:t>
        </w:r>
      </w:ins>
      <w:ins w:id="207" w:author="Janiak, Dean" w:date="2020-10-13T11:21:00Z">
        <w:r w:rsidR="003C304E">
          <w:rPr>
            <w:rFonts w:ascii="Arial" w:eastAsia="Arial" w:hAnsi="Arial" w:cs="Arial"/>
            <w:sz w:val="20"/>
            <w:szCs w:val="20"/>
          </w:rPr>
          <w:t>macro</w:t>
        </w:r>
      </w:ins>
      <w:ins w:id="208" w:author="Janiak, Dean" w:date="2020-10-13T11:22:00Z">
        <w:r w:rsidR="003C304E">
          <w:rPr>
            <w:rFonts w:ascii="Arial" w:eastAsia="Arial" w:hAnsi="Arial" w:cs="Arial"/>
            <w:sz w:val="20"/>
            <w:szCs w:val="20"/>
          </w:rPr>
          <w:t>algal blooms can occur on reefs</w:t>
        </w:r>
      </w:ins>
      <w:ins w:id="209" w:author="Janiak, Dean" w:date="2020-10-13T11:25:00Z">
        <w:r w:rsidR="003C304E">
          <w:rPr>
            <w:rFonts w:ascii="Arial" w:eastAsia="Arial" w:hAnsi="Arial" w:cs="Arial"/>
            <w:sz w:val="20"/>
            <w:szCs w:val="20"/>
          </w:rPr>
          <w:t xml:space="preserve">, </w:t>
        </w:r>
      </w:ins>
      <w:ins w:id="210" w:author="Janiak, Dean" w:date="2020-10-13T11:28:00Z">
        <w:r w:rsidR="003C304E">
          <w:rPr>
            <w:rFonts w:ascii="Arial" w:eastAsia="Arial" w:hAnsi="Arial" w:cs="Arial"/>
            <w:sz w:val="20"/>
            <w:szCs w:val="20"/>
          </w:rPr>
          <w:t xml:space="preserve">forming a canopy </w:t>
        </w:r>
      </w:ins>
      <w:ins w:id="211" w:author="Janiak, Dean" w:date="2020-10-13T11:39:00Z">
        <w:r w:rsidR="00B408AB">
          <w:rPr>
            <w:rFonts w:ascii="Arial" w:eastAsia="Arial" w:hAnsi="Arial" w:cs="Arial"/>
            <w:sz w:val="20"/>
            <w:szCs w:val="20"/>
          </w:rPr>
          <w:t xml:space="preserve">attached to </w:t>
        </w:r>
      </w:ins>
      <w:ins w:id="212" w:author="Janiak, Dean" w:date="2020-10-13T11:40:00Z">
        <w:r w:rsidR="00B408AB">
          <w:rPr>
            <w:rFonts w:ascii="Arial" w:eastAsia="Arial" w:hAnsi="Arial" w:cs="Arial"/>
            <w:sz w:val="20"/>
            <w:szCs w:val="20"/>
          </w:rPr>
          <w:t xml:space="preserve">and </w:t>
        </w:r>
      </w:ins>
      <w:ins w:id="213" w:author="Janiak, Dean" w:date="2020-10-13T11:25:00Z">
        <w:r w:rsidR="003C304E">
          <w:rPr>
            <w:rFonts w:ascii="Arial" w:eastAsia="Arial" w:hAnsi="Arial" w:cs="Arial"/>
            <w:sz w:val="20"/>
            <w:szCs w:val="20"/>
          </w:rPr>
          <w:t>covering oysters.</w:t>
        </w:r>
      </w:ins>
      <w:ins w:id="214" w:author="Janiak, Dean" w:date="2020-10-13T11:42:00Z">
        <w:r w:rsidR="00577337">
          <w:rPr>
            <w:rFonts w:ascii="Arial" w:eastAsia="Arial" w:hAnsi="Arial" w:cs="Arial"/>
            <w:sz w:val="20"/>
            <w:szCs w:val="20"/>
          </w:rPr>
          <w:t xml:space="preserve"> In other </w:t>
        </w:r>
      </w:ins>
      <w:ins w:id="215" w:author="Janiak, Dean" w:date="2020-10-13T11:59:00Z">
        <w:r w:rsidR="0077371D">
          <w:rPr>
            <w:rFonts w:ascii="Arial" w:eastAsia="Arial" w:hAnsi="Arial" w:cs="Arial"/>
            <w:sz w:val="20"/>
            <w:szCs w:val="20"/>
          </w:rPr>
          <w:t>instances</w:t>
        </w:r>
      </w:ins>
      <w:ins w:id="216" w:author="Janiak, Dean" w:date="2020-10-13T11:42:00Z">
        <w:r w:rsidR="00577337">
          <w:rPr>
            <w:rFonts w:ascii="Arial" w:eastAsia="Arial" w:hAnsi="Arial" w:cs="Arial"/>
            <w:sz w:val="20"/>
            <w:szCs w:val="20"/>
          </w:rPr>
          <w:t>, occasional or rare species</w:t>
        </w:r>
      </w:ins>
      <w:ins w:id="217" w:author="Janiak, Dean" w:date="2020-10-13T11:46:00Z">
        <w:r w:rsidR="001E263B">
          <w:rPr>
            <w:rFonts w:ascii="Arial" w:eastAsia="Arial" w:hAnsi="Arial" w:cs="Arial"/>
            <w:sz w:val="20"/>
            <w:szCs w:val="20"/>
          </w:rPr>
          <w:t xml:space="preserve"> (algae, barnacles, etc.)</w:t>
        </w:r>
      </w:ins>
      <w:ins w:id="218" w:author="Janiak, Dean" w:date="2020-10-13T11:42:00Z">
        <w:r w:rsidR="00577337">
          <w:rPr>
            <w:rFonts w:ascii="Arial" w:eastAsia="Arial" w:hAnsi="Arial" w:cs="Arial"/>
            <w:sz w:val="20"/>
            <w:szCs w:val="20"/>
          </w:rPr>
          <w:t xml:space="preserve"> </w:t>
        </w:r>
      </w:ins>
      <w:ins w:id="219" w:author="Janiak, Dean" w:date="2020-10-13T11:59:00Z">
        <w:r w:rsidR="0077371D">
          <w:rPr>
            <w:rFonts w:ascii="Arial" w:eastAsia="Arial" w:hAnsi="Arial" w:cs="Arial"/>
            <w:sz w:val="20"/>
            <w:szCs w:val="20"/>
          </w:rPr>
          <w:t>can be found</w:t>
        </w:r>
      </w:ins>
      <w:ins w:id="220" w:author="Janiak, Dean" w:date="2020-10-13T11:42:00Z">
        <w:r w:rsidR="00577337">
          <w:rPr>
            <w:rFonts w:ascii="Arial" w:eastAsia="Arial" w:hAnsi="Arial" w:cs="Arial"/>
            <w:sz w:val="20"/>
            <w:szCs w:val="20"/>
          </w:rPr>
          <w:t xml:space="preserve"> growing on oy</w:t>
        </w:r>
      </w:ins>
      <w:ins w:id="221" w:author="Janiak, Dean" w:date="2020-10-13T11:43:00Z">
        <w:r w:rsidR="00577337">
          <w:rPr>
            <w:rFonts w:ascii="Arial" w:eastAsia="Arial" w:hAnsi="Arial" w:cs="Arial"/>
            <w:sz w:val="20"/>
            <w:szCs w:val="20"/>
          </w:rPr>
          <w:t>sters</w:t>
        </w:r>
      </w:ins>
      <w:ins w:id="222" w:author="Janiak, Dean" w:date="2020-10-13T11:46:00Z">
        <w:r w:rsidR="001E263B">
          <w:rPr>
            <w:rFonts w:ascii="Arial" w:eastAsia="Arial" w:hAnsi="Arial" w:cs="Arial"/>
            <w:sz w:val="20"/>
            <w:szCs w:val="20"/>
          </w:rPr>
          <w:t xml:space="preserve"> though </w:t>
        </w:r>
      </w:ins>
      <w:ins w:id="223" w:author="Janiak, Dean" w:date="2020-10-13T11:54:00Z">
        <w:r w:rsidR="00C232CA">
          <w:rPr>
            <w:rFonts w:ascii="Arial" w:eastAsia="Arial" w:hAnsi="Arial" w:cs="Arial"/>
            <w:sz w:val="20"/>
            <w:szCs w:val="20"/>
          </w:rPr>
          <w:t xml:space="preserve">are not numerically dominant. </w:t>
        </w:r>
      </w:ins>
      <w:ins w:id="224" w:author="Janiak, Dean" w:date="2020-10-13T11:59:00Z">
        <w:r w:rsidR="0077371D">
          <w:rPr>
            <w:rFonts w:ascii="Arial" w:eastAsia="Arial" w:hAnsi="Arial" w:cs="Arial"/>
            <w:sz w:val="20"/>
            <w:szCs w:val="20"/>
          </w:rPr>
          <w:t>In either case, a</w:t>
        </w:r>
      </w:ins>
      <w:ins w:id="225" w:author="Janiak, Dean" w:date="2020-10-13T11:43:00Z">
        <w:r w:rsidR="00577337">
          <w:rPr>
            <w:rFonts w:ascii="Arial" w:eastAsia="Arial" w:hAnsi="Arial" w:cs="Arial"/>
            <w:sz w:val="20"/>
            <w:szCs w:val="20"/>
          </w:rPr>
          <w:t>ll species growing on oysters or forming a ca</w:t>
        </w:r>
      </w:ins>
      <w:ins w:id="226" w:author="Janiak, Dean" w:date="2020-10-13T11:44:00Z">
        <w:r w:rsidR="00577337">
          <w:rPr>
            <w:rFonts w:ascii="Arial" w:eastAsia="Arial" w:hAnsi="Arial" w:cs="Arial"/>
            <w:sz w:val="20"/>
            <w:szCs w:val="20"/>
          </w:rPr>
          <w:t>nopy</w:t>
        </w:r>
      </w:ins>
      <w:ins w:id="227" w:author="Janiak, Dean" w:date="2020-10-13T11:55:00Z">
        <w:r w:rsidR="00B306DF">
          <w:rPr>
            <w:rFonts w:ascii="Arial" w:eastAsia="Arial" w:hAnsi="Arial" w:cs="Arial"/>
            <w:sz w:val="20"/>
            <w:szCs w:val="20"/>
          </w:rPr>
          <w:t xml:space="preserve"> get counted</w:t>
        </w:r>
      </w:ins>
      <w:ins w:id="228" w:author="Janiak, Dean" w:date="2020-10-13T11:44:00Z">
        <w:r w:rsidR="00577337">
          <w:rPr>
            <w:rFonts w:ascii="Arial" w:eastAsia="Arial" w:hAnsi="Arial" w:cs="Arial"/>
            <w:sz w:val="20"/>
            <w:szCs w:val="20"/>
          </w:rPr>
          <w:t xml:space="preserve"> </w:t>
        </w:r>
      </w:ins>
      <w:ins w:id="229" w:author="Janiak, Dean" w:date="2020-10-13T11:45:00Z">
        <w:r w:rsidR="00577337">
          <w:rPr>
            <w:rFonts w:ascii="Arial" w:eastAsia="Arial" w:hAnsi="Arial" w:cs="Arial"/>
            <w:sz w:val="20"/>
            <w:szCs w:val="20"/>
          </w:rPr>
          <w:t>separately</w:t>
        </w:r>
      </w:ins>
      <w:ins w:id="230" w:author="Janiak, Dean" w:date="2020-10-13T11:44:00Z">
        <w:r w:rsidR="00577337">
          <w:rPr>
            <w:rFonts w:ascii="Arial" w:eastAsia="Arial" w:hAnsi="Arial" w:cs="Arial"/>
            <w:sz w:val="20"/>
            <w:szCs w:val="20"/>
          </w:rPr>
          <w:t xml:space="preserve"> as secondary species (see</w:t>
        </w:r>
      </w:ins>
      <w:ins w:id="231" w:author="Janiak, Dean" w:date="2020-10-13T11:45:00Z">
        <w:r w:rsidR="00577337">
          <w:rPr>
            <w:rFonts w:ascii="Arial" w:eastAsia="Arial" w:hAnsi="Arial" w:cs="Arial"/>
            <w:sz w:val="20"/>
            <w:szCs w:val="20"/>
          </w:rPr>
          <w:t xml:space="preserve"> data sheet for separat</w:t>
        </w:r>
      </w:ins>
      <w:ins w:id="232" w:author="Janiak, Dean" w:date="2020-10-13T11:56:00Z">
        <w:r w:rsidR="00B306DF">
          <w:rPr>
            <w:rFonts w:ascii="Arial" w:eastAsia="Arial" w:hAnsi="Arial" w:cs="Arial"/>
            <w:sz w:val="20"/>
            <w:szCs w:val="20"/>
          </w:rPr>
          <w:t>e columns</w:t>
        </w:r>
      </w:ins>
      <w:ins w:id="233" w:author="Janiak, Dean" w:date="2020-10-13T11:45:00Z">
        <w:r w:rsidR="00577337">
          <w:rPr>
            <w:rFonts w:ascii="Arial" w:eastAsia="Arial" w:hAnsi="Arial" w:cs="Arial"/>
            <w:sz w:val="20"/>
            <w:szCs w:val="20"/>
          </w:rPr>
          <w:t xml:space="preserve"> of primary vs. secondary species</w:t>
        </w:r>
      </w:ins>
      <w:ins w:id="234" w:author="Janiak, Dean" w:date="2020-10-13T11:56:00Z">
        <w:r w:rsidR="00B306DF">
          <w:rPr>
            <w:rFonts w:ascii="Arial" w:eastAsia="Arial" w:hAnsi="Arial" w:cs="Arial"/>
            <w:sz w:val="20"/>
            <w:szCs w:val="20"/>
          </w:rPr>
          <w:t>)</w:t>
        </w:r>
      </w:ins>
      <w:ins w:id="235" w:author="Janiak, Dean" w:date="2020-10-13T11:45:00Z">
        <w:r w:rsidR="00577337">
          <w:rPr>
            <w:rFonts w:ascii="Arial" w:eastAsia="Arial" w:hAnsi="Arial" w:cs="Arial"/>
            <w:sz w:val="20"/>
            <w:szCs w:val="20"/>
          </w:rPr>
          <w:t xml:space="preserve">.  </w:t>
        </w:r>
      </w:ins>
      <w:ins w:id="236" w:author="Janiak, Dean" w:date="2020-10-13T11:44:00Z">
        <w:r w:rsidR="00577337">
          <w:rPr>
            <w:rFonts w:ascii="Arial" w:eastAsia="Arial" w:hAnsi="Arial" w:cs="Arial"/>
            <w:sz w:val="20"/>
            <w:szCs w:val="20"/>
          </w:rPr>
          <w:t xml:space="preserve"> </w:t>
        </w:r>
      </w:ins>
      <w:ins w:id="237" w:author="Janiak, Dean" w:date="2020-10-13T11:43:00Z">
        <w:r w:rsidR="00577337">
          <w:rPr>
            <w:rFonts w:ascii="Arial" w:eastAsia="Arial" w:hAnsi="Arial" w:cs="Arial"/>
            <w:sz w:val="20"/>
            <w:szCs w:val="20"/>
          </w:rPr>
          <w:t xml:space="preserve"> </w:t>
        </w:r>
      </w:ins>
      <w:ins w:id="238" w:author="Janiak, Dean" w:date="2020-10-13T11:42:00Z">
        <w:r w:rsidR="00577337">
          <w:rPr>
            <w:rFonts w:ascii="Arial" w:eastAsia="Arial" w:hAnsi="Arial" w:cs="Arial"/>
            <w:sz w:val="20"/>
            <w:szCs w:val="20"/>
          </w:rPr>
          <w:t xml:space="preserve"> </w:t>
        </w:r>
      </w:ins>
      <w:ins w:id="239" w:author="Janiak, Dean" w:date="2020-10-13T11:28:00Z">
        <w:r w:rsidR="003C304E">
          <w:rPr>
            <w:rFonts w:ascii="Arial" w:eastAsia="Arial" w:hAnsi="Arial" w:cs="Arial"/>
            <w:sz w:val="20"/>
            <w:szCs w:val="20"/>
          </w:rPr>
          <w:t xml:space="preserve"> </w:t>
        </w:r>
      </w:ins>
      <w:ins w:id="240" w:author="Janiak, Dean" w:date="2020-10-13T12:00:00Z">
        <w:r w:rsidR="0077371D">
          <w:rPr>
            <w:rFonts w:ascii="Arial" w:eastAsia="Arial" w:hAnsi="Arial" w:cs="Arial"/>
            <w:sz w:val="20"/>
            <w:szCs w:val="20"/>
          </w:rPr>
          <w:tab/>
        </w:r>
        <w:r w:rsidR="0077371D">
          <w:rPr>
            <w:rFonts w:ascii="Arial" w:eastAsia="Arial" w:hAnsi="Arial" w:cs="Arial"/>
            <w:sz w:val="20"/>
            <w:szCs w:val="20"/>
          </w:rPr>
          <w:tab/>
        </w:r>
      </w:ins>
    </w:p>
    <w:p w14:paraId="77EFAC9D" w14:textId="77777777" w:rsidR="00466C3F" w:rsidDel="0077371D" w:rsidRDefault="00466C3F">
      <w:pPr>
        <w:spacing w:line="9" w:lineRule="exact"/>
        <w:rPr>
          <w:del w:id="241" w:author="Janiak, Dean" w:date="2020-10-13T12:00:00Z"/>
          <w:sz w:val="20"/>
          <w:szCs w:val="20"/>
        </w:rPr>
      </w:pPr>
    </w:p>
    <w:p w14:paraId="40BDEF02" w14:textId="1F8F50CC" w:rsidR="00466C3F" w:rsidRDefault="00786D03">
      <w:pPr>
        <w:ind w:firstLine="500"/>
        <w:rPr>
          <w:sz w:val="20"/>
          <w:szCs w:val="20"/>
        </w:rPr>
        <w:pPrChange w:id="242" w:author="Janiak, Dean" w:date="2020-10-13T12:00:00Z">
          <w:pPr>
            <w:ind w:left="500"/>
          </w:pPr>
        </w:pPrChange>
      </w:pPr>
      <w:ins w:id="243" w:author="Janiak, Dean" w:date="2020-10-13T12:01:00Z">
        <w:r>
          <w:rPr>
            <w:rFonts w:ascii="Arial" w:eastAsia="Arial" w:hAnsi="Arial" w:cs="Arial"/>
            <w:sz w:val="20"/>
            <w:szCs w:val="20"/>
          </w:rPr>
          <w:t xml:space="preserve">Major </w:t>
        </w:r>
      </w:ins>
      <w:del w:id="244" w:author="Janiak, Dean" w:date="2020-10-13T12:01:00Z">
        <w:r w:rsidR="00C62A11" w:rsidDel="00786D03">
          <w:rPr>
            <w:rFonts w:ascii="Arial" w:eastAsia="Arial" w:hAnsi="Arial" w:cs="Arial"/>
            <w:sz w:val="20"/>
            <w:szCs w:val="20"/>
          </w:rPr>
          <w:delText>C</w:delText>
        </w:r>
      </w:del>
      <w:ins w:id="245" w:author="Janiak, Dean" w:date="2020-10-13T12:01:00Z">
        <w:r>
          <w:rPr>
            <w:rFonts w:ascii="Arial" w:eastAsia="Arial" w:hAnsi="Arial" w:cs="Arial"/>
            <w:sz w:val="20"/>
            <w:szCs w:val="20"/>
          </w:rPr>
          <w:t>c</w:t>
        </w:r>
      </w:ins>
      <w:r w:rsidR="00C62A11">
        <w:rPr>
          <w:rFonts w:ascii="Arial" w:eastAsia="Arial" w:hAnsi="Arial" w:cs="Arial"/>
          <w:sz w:val="20"/>
          <w:szCs w:val="20"/>
        </w:rPr>
        <w:t>ategories include:</w:t>
      </w:r>
    </w:p>
    <w:p w14:paraId="5186EFD3" w14:textId="77777777" w:rsidR="00466C3F" w:rsidRDefault="00466C3F">
      <w:pPr>
        <w:spacing w:line="29" w:lineRule="exact"/>
        <w:rPr>
          <w:sz w:val="20"/>
          <w:szCs w:val="20"/>
        </w:rPr>
      </w:pPr>
    </w:p>
    <w:p w14:paraId="40AB5229" w14:textId="263B4A59" w:rsidR="00466C3F" w:rsidRDefault="00C62A11">
      <w:pPr>
        <w:numPr>
          <w:ilvl w:val="1"/>
          <w:numId w:val="5"/>
        </w:numPr>
        <w:tabs>
          <w:tab w:val="left" w:pos="900"/>
        </w:tabs>
        <w:ind w:left="900" w:hanging="203"/>
        <w:rPr>
          <w:ins w:id="246" w:author="Janiak, Dean" w:date="2020-10-21T15:12:00Z"/>
          <w:rFonts w:ascii="Arial" w:eastAsia="Arial" w:hAnsi="Arial" w:cs="Arial"/>
          <w:sz w:val="20"/>
          <w:szCs w:val="20"/>
        </w:rPr>
      </w:pPr>
      <w:r>
        <w:rPr>
          <w:rFonts w:ascii="Arial" w:eastAsia="Arial" w:hAnsi="Arial" w:cs="Arial"/>
          <w:sz w:val="20"/>
          <w:szCs w:val="20"/>
        </w:rPr>
        <w:t>Live oyster</w:t>
      </w:r>
    </w:p>
    <w:p w14:paraId="4B9FF699" w14:textId="533F3A1C" w:rsidR="0056108C" w:rsidRDefault="0056108C">
      <w:pPr>
        <w:numPr>
          <w:ilvl w:val="1"/>
          <w:numId w:val="5"/>
        </w:numPr>
        <w:tabs>
          <w:tab w:val="left" w:pos="900"/>
        </w:tabs>
        <w:ind w:left="900" w:hanging="203"/>
        <w:rPr>
          <w:rFonts w:ascii="Arial" w:eastAsia="Arial" w:hAnsi="Arial" w:cs="Arial"/>
          <w:sz w:val="20"/>
          <w:szCs w:val="20"/>
        </w:rPr>
      </w:pPr>
      <w:ins w:id="247" w:author="Janiak, Dean" w:date="2020-10-21T15:12:00Z">
        <w:r>
          <w:rPr>
            <w:rFonts w:ascii="Arial" w:eastAsia="Arial" w:hAnsi="Arial" w:cs="Arial"/>
            <w:sz w:val="20"/>
            <w:szCs w:val="20"/>
          </w:rPr>
          <w:t xml:space="preserve">Gaper oyster </w:t>
        </w:r>
      </w:ins>
      <w:ins w:id="248" w:author="Janiak, Dean" w:date="2020-10-21T15:13:00Z">
        <w:r>
          <w:rPr>
            <w:rFonts w:ascii="Arial" w:eastAsia="Arial" w:hAnsi="Arial" w:cs="Arial"/>
            <w:sz w:val="20"/>
            <w:szCs w:val="20"/>
          </w:rPr>
          <w:t>(gaping dying oyster with visible tissue)</w:t>
        </w:r>
      </w:ins>
    </w:p>
    <w:p w14:paraId="077BC6F0" w14:textId="77777777" w:rsidR="00466C3F" w:rsidRDefault="00466C3F">
      <w:pPr>
        <w:spacing w:line="29" w:lineRule="exact"/>
        <w:rPr>
          <w:rFonts w:ascii="Arial" w:eastAsia="Arial" w:hAnsi="Arial" w:cs="Arial"/>
          <w:sz w:val="20"/>
          <w:szCs w:val="20"/>
        </w:rPr>
      </w:pPr>
    </w:p>
    <w:p w14:paraId="328BA913" w14:textId="26958C5E" w:rsidR="00466C3F" w:rsidRDefault="00C62A11">
      <w:pPr>
        <w:numPr>
          <w:ilvl w:val="1"/>
          <w:numId w:val="5"/>
        </w:numPr>
        <w:tabs>
          <w:tab w:val="left" w:pos="900"/>
        </w:tabs>
        <w:ind w:left="900" w:hanging="203"/>
        <w:rPr>
          <w:rFonts w:ascii="Arial" w:eastAsia="Arial" w:hAnsi="Arial" w:cs="Arial"/>
          <w:sz w:val="20"/>
          <w:szCs w:val="20"/>
        </w:rPr>
      </w:pPr>
      <w:r>
        <w:rPr>
          <w:rFonts w:ascii="Arial" w:eastAsia="Arial" w:hAnsi="Arial" w:cs="Arial"/>
          <w:sz w:val="20"/>
          <w:szCs w:val="20"/>
        </w:rPr>
        <w:t>Box oyster (</w:t>
      </w:r>
      <w:ins w:id="249" w:author="Janiak, Dean" w:date="2020-10-21T15:13:00Z">
        <w:r w:rsidR="0056108C">
          <w:rPr>
            <w:rFonts w:ascii="Arial" w:eastAsia="Arial" w:hAnsi="Arial" w:cs="Arial"/>
            <w:sz w:val="20"/>
            <w:szCs w:val="20"/>
          </w:rPr>
          <w:t xml:space="preserve">gaping </w:t>
        </w:r>
      </w:ins>
      <w:r>
        <w:rPr>
          <w:rFonts w:ascii="Arial" w:eastAsia="Arial" w:hAnsi="Arial" w:cs="Arial"/>
          <w:sz w:val="20"/>
          <w:szCs w:val="20"/>
        </w:rPr>
        <w:t>dead with both shells still attached</w:t>
      </w:r>
      <w:ins w:id="250" w:author="Janiak, Dean" w:date="2020-10-21T15:13:00Z">
        <w:r w:rsidR="0056108C">
          <w:rPr>
            <w:rFonts w:ascii="Arial" w:eastAsia="Arial" w:hAnsi="Arial" w:cs="Arial"/>
            <w:sz w:val="20"/>
            <w:szCs w:val="20"/>
          </w:rPr>
          <w:t>, no visible tissue, most common</w:t>
        </w:r>
      </w:ins>
      <w:r>
        <w:rPr>
          <w:rFonts w:ascii="Arial" w:eastAsia="Arial" w:hAnsi="Arial" w:cs="Arial"/>
          <w:sz w:val="20"/>
          <w:szCs w:val="20"/>
        </w:rPr>
        <w:t>)</w:t>
      </w:r>
    </w:p>
    <w:p w14:paraId="32E2071C" w14:textId="77777777" w:rsidR="00466C3F" w:rsidRDefault="00466C3F">
      <w:pPr>
        <w:spacing w:line="29" w:lineRule="exact"/>
        <w:rPr>
          <w:rFonts w:ascii="Arial" w:eastAsia="Arial" w:hAnsi="Arial" w:cs="Arial"/>
          <w:sz w:val="20"/>
          <w:szCs w:val="20"/>
        </w:rPr>
      </w:pPr>
    </w:p>
    <w:p w14:paraId="24378268" w14:textId="3981BE74" w:rsidR="00466C3F" w:rsidRDefault="00C62A11">
      <w:pPr>
        <w:numPr>
          <w:ilvl w:val="1"/>
          <w:numId w:val="5"/>
        </w:numPr>
        <w:tabs>
          <w:tab w:val="left" w:pos="900"/>
        </w:tabs>
        <w:ind w:left="900" w:hanging="203"/>
        <w:rPr>
          <w:ins w:id="251" w:author="Janiak, Dean" w:date="2020-10-21T15:11:00Z"/>
          <w:rFonts w:ascii="Arial" w:eastAsia="Arial" w:hAnsi="Arial" w:cs="Arial"/>
          <w:sz w:val="20"/>
          <w:szCs w:val="20"/>
        </w:rPr>
      </w:pPr>
      <w:r>
        <w:rPr>
          <w:rFonts w:ascii="Arial" w:eastAsia="Arial" w:hAnsi="Arial" w:cs="Arial"/>
          <w:sz w:val="20"/>
          <w:szCs w:val="20"/>
        </w:rPr>
        <w:t>Cultch (dead with only single shell remaining)</w:t>
      </w:r>
    </w:p>
    <w:p w14:paraId="21A727CB" w14:textId="77777777" w:rsidR="0056108C" w:rsidRDefault="0056108C">
      <w:pPr>
        <w:pStyle w:val="ListParagraph"/>
        <w:rPr>
          <w:ins w:id="252" w:author="Janiak, Dean" w:date="2020-10-21T15:11:00Z"/>
          <w:rFonts w:ascii="Arial" w:eastAsia="Arial" w:hAnsi="Arial" w:cs="Arial"/>
          <w:sz w:val="20"/>
          <w:szCs w:val="20"/>
        </w:rPr>
        <w:pPrChange w:id="253" w:author="Janiak, Dean" w:date="2020-10-21T15:11:00Z">
          <w:pPr>
            <w:numPr>
              <w:ilvl w:val="1"/>
              <w:numId w:val="5"/>
            </w:numPr>
            <w:tabs>
              <w:tab w:val="left" w:pos="900"/>
            </w:tabs>
            <w:ind w:left="900" w:hanging="203"/>
          </w:pPr>
        </w:pPrChange>
      </w:pPr>
    </w:p>
    <w:p w14:paraId="417431CC" w14:textId="47EAFADC" w:rsidR="0056108C" w:rsidRDefault="0056108C">
      <w:pPr>
        <w:numPr>
          <w:ilvl w:val="1"/>
          <w:numId w:val="5"/>
        </w:numPr>
        <w:tabs>
          <w:tab w:val="left" w:pos="900"/>
        </w:tabs>
        <w:ind w:left="900" w:hanging="203"/>
        <w:rPr>
          <w:rFonts w:ascii="Arial" w:eastAsia="Arial" w:hAnsi="Arial" w:cs="Arial"/>
          <w:sz w:val="20"/>
          <w:szCs w:val="20"/>
        </w:rPr>
      </w:pPr>
      <w:ins w:id="254" w:author="Janiak, Dean" w:date="2020-10-21T15:11:00Z">
        <w:r>
          <w:rPr>
            <w:rFonts w:ascii="Arial" w:eastAsia="Arial" w:hAnsi="Arial" w:cs="Arial"/>
            <w:sz w:val="20"/>
            <w:szCs w:val="20"/>
          </w:rPr>
          <w:t>Shell hash</w:t>
        </w:r>
      </w:ins>
    </w:p>
    <w:p w14:paraId="0092A355" w14:textId="77777777" w:rsidR="00466C3F" w:rsidRDefault="00466C3F">
      <w:pPr>
        <w:spacing w:line="29" w:lineRule="exact"/>
        <w:rPr>
          <w:rFonts w:ascii="Arial" w:eastAsia="Arial" w:hAnsi="Arial" w:cs="Arial"/>
          <w:sz w:val="20"/>
          <w:szCs w:val="20"/>
        </w:rPr>
      </w:pPr>
    </w:p>
    <w:p w14:paraId="1490954D" w14:textId="77777777" w:rsidR="00466C3F" w:rsidRDefault="00C62A11">
      <w:pPr>
        <w:numPr>
          <w:ilvl w:val="1"/>
          <w:numId w:val="5"/>
        </w:numPr>
        <w:tabs>
          <w:tab w:val="left" w:pos="900"/>
        </w:tabs>
        <w:ind w:left="900" w:hanging="203"/>
        <w:rPr>
          <w:rFonts w:ascii="Arial" w:eastAsia="Arial" w:hAnsi="Arial" w:cs="Arial"/>
          <w:sz w:val="20"/>
          <w:szCs w:val="20"/>
        </w:rPr>
      </w:pPr>
      <w:r>
        <w:rPr>
          <w:rFonts w:ascii="Arial" w:eastAsia="Arial" w:hAnsi="Arial" w:cs="Arial"/>
          <w:sz w:val="20"/>
          <w:szCs w:val="20"/>
        </w:rPr>
        <w:t>Sediment</w:t>
      </w:r>
    </w:p>
    <w:p w14:paraId="09BC5EE7" w14:textId="77777777" w:rsidR="00466C3F" w:rsidRDefault="00466C3F">
      <w:pPr>
        <w:spacing w:line="29" w:lineRule="exact"/>
        <w:rPr>
          <w:rFonts w:ascii="Arial" w:eastAsia="Arial" w:hAnsi="Arial" w:cs="Arial"/>
          <w:sz w:val="20"/>
          <w:szCs w:val="20"/>
        </w:rPr>
      </w:pPr>
    </w:p>
    <w:p w14:paraId="1A917E2D" w14:textId="3D93219A" w:rsidR="00466C3F" w:rsidRDefault="00C62A11">
      <w:pPr>
        <w:numPr>
          <w:ilvl w:val="1"/>
          <w:numId w:val="5"/>
        </w:numPr>
        <w:tabs>
          <w:tab w:val="left" w:pos="900"/>
        </w:tabs>
        <w:ind w:left="900" w:hanging="203"/>
        <w:rPr>
          <w:rFonts w:ascii="Arial" w:eastAsia="Arial" w:hAnsi="Arial" w:cs="Arial"/>
          <w:sz w:val="20"/>
          <w:szCs w:val="20"/>
        </w:rPr>
      </w:pPr>
      <w:r>
        <w:rPr>
          <w:rFonts w:ascii="Arial" w:eastAsia="Arial" w:hAnsi="Arial" w:cs="Arial"/>
          <w:sz w:val="20"/>
          <w:szCs w:val="20"/>
        </w:rPr>
        <w:t>Algae</w:t>
      </w:r>
      <w:ins w:id="255" w:author="Janiak, Dean" w:date="2020-10-13T08:22:00Z">
        <w:r w:rsidR="00607ABE">
          <w:rPr>
            <w:rFonts w:ascii="Arial" w:eastAsia="Arial" w:hAnsi="Arial" w:cs="Arial"/>
            <w:sz w:val="20"/>
            <w:szCs w:val="20"/>
          </w:rPr>
          <w:t xml:space="preserve"> (be specific if possible)</w:t>
        </w:r>
      </w:ins>
    </w:p>
    <w:p w14:paraId="5AA253A8" w14:textId="77777777" w:rsidR="00466C3F" w:rsidRDefault="00466C3F">
      <w:pPr>
        <w:spacing w:line="29" w:lineRule="exact"/>
        <w:rPr>
          <w:rFonts w:ascii="Arial" w:eastAsia="Arial" w:hAnsi="Arial" w:cs="Arial"/>
          <w:sz w:val="20"/>
          <w:szCs w:val="20"/>
        </w:rPr>
      </w:pPr>
    </w:p>
    <w:p w14:paraId="20704B48" w14:textId="77777777" w:rsidR="00466C3F" w:rsidRDefault="00C62A11">
      <w:pPr>
        <w:numPr>
          <w:ilvl w:val="1"/>
          <w:numId w:val="5"/>
        </w:numPr>
        <w:tabs>
          <w:tab w:val="left" w:pos="900"/>
        </w:tabs>
        <w:ind w:left="900" w:hanging="203"/>
        <w:rPr>
          <w:rFonts w:ascii="Arial" w:eastAsia="Arial" w:hAnsi="Arial" w:cs="Arial"/>
          <w:sz w:val="20"/>
          <w:szCs w:val="20"/>
        </w:rPr>
      </w:pPr>
      <w:r>
        <w:rPr>
          <w:rFonts w:ascii="Arial" w:eastAsia="Arial" w:hAnsi="Arial" w:cs="Arial"/>
          <w:sz w:val="20"/>
          <w:szCs w:val="20"/>
        </w:rPr>
        <w:t>Rock</w:t>
      </w:r>
    </w:p>
    <w:p w14:paraId="0F04D2E4" w14:textId="77777777" w:rsidR="00466C3F" w:rsidRDefault="00466C3F">
      <w:pPr>
        <w:spacing w:line="29" w:lineRule="exact"/>
        <w:rPr>
          <w:rFonts w:ascii="Arial" w:eastAsia="Arial" w:hAnsi="Arial" w:cs="Arial"/>
          <w:sz w:val="20"/>
          <w:szCs w:val="20"/>
        </w:rPr>
      </w:pPr>
    </w:p>
    <w:p w14:paraId="471B1E1D" w14:textId="23A4CB41" w:rsidR="00466C3F" w:rsidRDefault="00C62A11">
      <w:pPr>
        <w:numPr>
          <w:ilvl w:val="1"/>
          <w:numId w:val="5"/>
        </w:numPr>
        <w:tabs>
          <w:tab w:val="left" w:pos="900"/>
        </w:tabs>
        <w:ind w:left="900" w:hanging="203"/>
        <w:rPr>
          <w:rFonts w:ascii="Arial" w:eastAsia="Arial" w:hAnsi="Arial" w:cs="Arial"/>
          <w:sz w:val="20"/>
          <w:szCs w:val="20"/>
        </w:rPr>
      </w:pPr>
      <w:r>
        <w:rPr>
          <w:rFonts w:ascii="Arial" w:eastAsia="Arial" w:hAnsi="Arial" w:cs="Arial"/>
          <w:sz w:val="20"/>
          <w:szCs w:val="20"/>
        </w:rPr>
        <w:t>Any other groups</w:t>
      </w:r>
      <w:ins w:id="256" w:author="Janiak, Dean" w:date="2020-10-13T08:40:00Z">
        <w:r w:rsidR="00D8501C">
          <w:rPr>
            <w:rFonts w:ascii="Arial" w:eastAsia="Arial" w:hAnsi="Arial" w:cs="Arial"/>
            <w:sz w:val="20"/>
            <w:szCs w:val="20"/>
          </w:rPr>
          <w:t xml:space="preserve"> (bivalves, ascidians, sponges, etc.)</w:t>
        </w:r>
      </w:ins>
      <w:r>
        <w:rPr>
          <w:rFonts w:ascii="Arial" w:eastAsia="Arial" w:hAnsi="Arial" w:cs="Arial"/>
          <w:sz w:val="20"/>
          <w:szCs w:val="20"/>
        </w:rPr>
        <w:t xml:space="preserve"> using lowest taxonomic classification as possible</w:t>
      </w:r>
    </w:p>
    <w:p w14:paraId="765F1B98" w14:textId="77777777" w:rsidR="00466C3F" w:rsidRDefault="00466C3F">
      <w:pPr>
        <w:spacing w:line="29" w:lineRule="exact"/>
        <w:rPr>
          <w:rFonts w:ascii="Arial" w:eastAsia="Arial" w:hAnsi="Arial" w:cs="Arial"/>
          <w:sz w:val="20"/>
          <w:szCs w:val="20"/>
        </w:rPr>
      </w:pPr>
    </w:p>
    <w:p w14:paraId="39B286FD" w14:textId="7024F5F2" w:rsidR="00466C3F" w:rsidRDefault="00C62A11">
      <w:pPr>
        <w:numPr>
          <w:ilvl w:val="0"/>
          <w:numId w:val="5"/>
        </w:numPr>
        <w:tabs>
          <w:tab w:val="left" w:pos="500"/>
        </w:tabs>
        <w:spacing w:line="249" w:lineRule="auto"/>
        <w:ind w:left="500" w:right="40" w:hanging="256"/>
        <w:rPr>
          <w:rFonts w:ascii="Arial" w:eastAsia="Arial" w:hAnsi="Arial" w:cs="Arial"/>
          <w:sz w:val="20"/>
          <w:szCs w:val="20"/>
        </w:rPr>
      </w:pPr>
      <w:r>
        <w:rPr>
          <w:rFonts w:ascii="Arial" w:eastAsia="Arial" w:hAnsi="Arial" w:cs="Arial"/>
          <w:sz w:val="20"/>
          <w:szCs w:val="20"/>
        </w:rPr>
        <w:t xml:space="preserve">Once finished scoring the quadrat, double count the </w:t>
      </w:r>
      <w:del w:id="257" w:author="Janiak, Dean" w:date="2020-10-09T15:20:00Z">
        <w:r w:rsidDel="004B7BAB">
          <w:rPr>
            <w:rFonts w:ascii="Arial" w:eastAsia="Arial" w:hAnsi="Arial" w:cs="Arial"/>
            <w:sz w:val="20"/>
            <w:szCs w:val="20"/>
          </w:rPr>
          <w:delText xml:space="preserve">recorded </w:delText>
        </w:r>
      </w:del>
      <w:ins w:id="258" w:author="Janiak, Dean" w:date="2020-10-09T15:20:00Z">
        <w:r w:rsidR="004B7BAB">
          <w:rPr>
            <w:rFonts w:ascii="Arial" w:eastAsia="Arial" w:hAnsi="Arial" w:cs="Arial"/>
            <w:sz w:val="20"/>
            <w:szCs w:val="20"/>
          </w:rPr>
          <w:t xml:space="preserve">tallied </w:t>
        </w:r>
      </w:ins>
      <w:r>
        <w:rPr>
          <w:rFonts w:ascii="Arial" w:eastAsia="Arial" w:hAnsi="Arial" w:cs="Arial"/>
          <w:sz w:val="20"/>
          <w:szCs w:val="20"/>
        </w:rPr>
        <w:t xml:space="preserve">values to make sure </w:t>
      </w:r>
      <w:ins w:id="259" w:author="Janiak, Dean" w:date="2020-10-13T12:02:00Z">
        <w:r w:rsidR="00516AA0">
          <w:rPr>
            <w:rFonts w:ascii="Arial" w:eastAsia="Arial" w:hAnsi="Arial" w:cs="Arial"/>
            <w:sz w:val="20"/>
            <w:szCs w:val="20"/>
          </w:rPr>
          <w:t>all</w:t>
        </w:r>
      </w:ins>
      <w:del w:id="260" w:author="Janiak, Dean" w:date="2020-10-13T12:02:00Z">
        <w:r w:rsidDel="00516AA0">
          <w:rPr>
            <w:rFonts w:ascii="Arial" w:eastAsia="Arial" w:hAnsi="Arial" w:cs="Arial"/>
            <w:sz w:val="20"/>
            <w:szCs w:val="20"/>
          </w:rPr>
          <w:delText>81</w:delText>
        </w:r>
      </w:del>
      <w:r>
        <w:rPr>
          <w:rFonts w:ascii="Arial" w:eastAsia="Arial" w:hAnsi="Arial" w:cs="Arial"/>
          <w:sz w:val="20"/>
          <w:szCs w:val="20"/>
        </w:rPr>
        <w:t xml:space="preserve"> points were recorded.</w:t>
      </w:r>
    </w:p>
    <w:p w14:paraId="10F159A0" w14:textId="6A33174F" w:rsidR="00466C3F" w:rsidDel="00D24BEC" w:rsidRDefault="00C62A11">
      <w:pPr>
        <w:numPr>
          <w:ilvl w:val="0"/>
          <w:numId w:val="5"/>
        </w:numPr>
        <w:tabs>
          <w:tab w:val="left" w:pos="500"/>
        </w:tabs>
        <w:ind w:left="500" w:hanging="256"/>
        <w:rPr>
          <w:del w:id="261" w:author="Janiak, Dean" w:date="2020-10-09T15:24:00Z"/>
          <w:rFonts w:ascii="Arial" w:eastAsia="Arial" w:hAnsi="Arial" w:cs="Arial"/>
          <w:sz w:val="20"/>
          <w:szCs w:val="20"/>
        </w:rPr>
      </w:pPr>
      <w:del w:id="262" w:author="Janiak, Dean" w:date="2020-10-09T15:24:00Z">
        <w:r w:rsidDel="00D24BEC">
          <w:rPr>
            <w:rFonts w:ascii="Arial" w:eastAsia="Arial" w:hAnsi="Arial" w:cs="Arial"/>
            <w:sz w:val="20"/>
            <w:szCs w:val="20"/>
          </w:rPr>
          <w:delText xml:space="preserve">On the datasheet, the transect and </w:delText>
        </w:r>
      </w:del>
      <w:del w:id="263" w:author="Janiak, Dean" w:date="2020-10-09T15:20:00Z">
        <w:r w:rsidDel="004B7BAB">
          <w:rPr>
            <w:rFonts w:ascii="Arial" w:eastAsia="Arial" w:hAnsi="Arial" w:cs="Arial"/>
            <w:sz w:val="20"/>
            <w:szCs w:val="20"/>
          </w:rPr>
          <w:delText xml:space="preserve">at what meter marker the </w:delText>
        </w:r>
      </w:del>
      <w:del w:id="264" w:author="Janiak, Dean" w:date="2020-10-09T15:24:00Z">
        <w:r w:rsidDel="00D24BEC">
          <w:rPr>
            <w:rFonts w:ascii="Arial" w:eastAsia="Arial" w:hAnsi="Arial" w:cs="Arial"/>
            <w:sz w:val="20"/>
            <w:szCs w:val="20"/>
          </w:rPr>
          <w:delText>quadrat was taken should be recorded.</w:delText>
        </w:r>
      </w:del>
    </w:p>
    <w:p w14:paraId="16080E11" w14:textId="77777777" w:rsidR="00466C3F" w:rsidRDefault="00466C3F">
      <w:pPr>
        <w:spacing w:line="9" w:lineRule="exact"/>
        <w:rPr>
          <w:rFonts w:ascii="Arial" w:eastAsia="Arial" w:hAnsi="Arial" w:cs="Arial"/>
          <w:sz w:val="20"/>
          <w:szCs w:val="20"/>
        </w:rPr>
      </w:pPr>
    </w:p>
    <w:p w14:paraId="4E106BD4" w14:textId="77777777" w:rsidR="00466C3F" w:rsidRDefault="00C62A11">
      <w:pPr>
        <w:numPr>
          <w:ilvl w:val="0"/>
          <w:numId w:val="5"/>
        </w:numPr>
        <w:tabs>
          <w:tab w:val="left" w:pos="500"/>
        </w:tabs>
        <w:ind w:left="500" w:hanging="256"/>
        <w:rPr>
          <w:rFonts w:ascii="Arial" w:eastAsia="Arial" w:hAnsi="Arial" w:cs="Arial"/>
          <w:sz w:val="20"/>
          <w:szCs w:val="20"/>
        </w:rPr>
      </w:pPr>
      <w:r>
        <w:rPr>
          <w:rFonts w:ascii="Arial" w:eastAsia="Arial" w:hAnsi="Arial" w:cs="Arial"/>
          <w:sz w:val="20"/>
          <w:szCs w:val="20"/>
        </w:rPr>
        <w:t>Repeat for each quadrat along each transect.</w:t>
      </w:r>
    </w:p>
    <w:p w14:paraId="6705930F" w14:textId="77777777" w:rsidR="00466C3F" w:rsidRDefault="00466C3F">
      <w:pPr>
        <w:spacing w:line="9" w:lineRule="exact"/>
        <w:rPr>
          <w:rFonts w:ascii="Arial" w:eastAsia="Arial" w:hAnsi="Arial" w:cs="Arial"/>
          <w:sz w:val="20"/>
          <w:szCs w:val="20"/>
        </w:rPr>
      </w:pPr>
    </w:p>
    <w:p w14:paraId="5BE787A1" w14:textId="4036FDE6" w:rsidR="00466C3F" w:rsidRDefault="00C62A11">
      <w:pPr>
        <w:numPr>
          <w:ilvl w:val="0"/>
          <w:numId w:val="5"/>
        </w:numPr>
        <w:tabs>
          <w:tab w:val="left" w:pos="500"/>
        </w:tabs>
        <w:ind w:left="500" w:hanging="256"/>
        <w:rPr>
          <w:rFonts w:ascii="Arial" w:eastAsia="Arial" w:hAnsi="Arial" w:cs="Arial"/>
          <w:sz w:val="20"/>
          <w:szCs w:val="20"/>
        </w:rPr>
      </w:pPr>
      <w:r>
        <w:rPr>
          <w:rFonts w:ascii="Arial" w:eastAsia="Arial" w:hAnsi="Arial" w:cs="Arial"/>
          <w:sz w:val="20"/>
          <w:szCs w:val="20"/>
        </w:rPr>
        <w:t xml:space="preserve">It </w:t>
      </w:r>
      <w:del w:id="265" w:author="Janiak, Dean" w:date="2020-10-21T15:14:00Z">
        <w:r w:rsidDel="00F10411">
          <w:rPr>
            <w:rFonts w:ascii="Arial" w:eastAsia="Arial" w:hAnsi="Arial" w:cs="Arial"/>
            <w:sz w:val="20"/>
            <w:szCs w:val="20"/>
          </w:rPr>
          <w:delText>can be useful to take</w:delText>
        </w:r>
      </w:del>
      <w:ins w:id="266" w:author="Janiak, Dean" w:date="2020-10-21T15:14:00Z">
        <w:r w:rsidR="00F10411">
          <w:rPr>
            <w:rFonts w:ascii="Arial" w:eastAsia="Arial" w:hAnsi="Arial" w:cs="Arial"/>
            <w:sz w:val="20"/>
            <w:szCs w:val="20"/>
          </w:rPr>
          <w:t>is recommende</w:t>
        </w:r>
      </w:ins>
      <w:ins w:id="267" w:author="Janiak, Dean" w:date="2020-10-21T15:15:00Z">
        <w:r w:rsidR="00F10411">
          <w:rPr>
            <w:rFonts w:ascii="Arial" w:eastAsia="Arial" w:hAnsi="Arial" w:cs="Arial"/>
            <w:sz w:val="20"/>
            <w:szCs w:val="20"/>
          </w:rPr>
          <w:t>d that</w:t>
        </w:r>
      </w:ins>
      <w:r>
        <w:rPr>
          <w:rFonts w:ascii="Arial" w:eastAsia="Arial" w:hAnsi="Arial" w:cs="Arial"/>
          <w:sz w:val="20"/>
          <w:szCs w:val="20"/>
        </w:rPr>
        <w:t xml:space="preserve"> </w:t>
      </w:r>
      <w:ins w:id="268" w:author="Janiak, Dean" w:date="2020-10-21T15:15:00Z">
        <w:r w:rsidR="00F10411">
          <w:rPr>
            <w:rFonts w:ascii="Arial" w:eastAsia="Arial" w:hAnsi="Arial" w:cs="Arial"/>
            <w:sz w:val="20"/>
            <w:szCs w:val="20"/>
          </w:rPr>
          <w:t xml:space="preserve">for intertidal reefs, </w:t>
        </w:r>
      </w:ins>
      <w:r>
        <w:rPr>
          <w:rFonts w:ascii="Arial" w:eastAsia="Arial" w:hAnsi="Arial" w:cs="Arial"/>
          <w:sz w:val="20"/>
          <w:szCs w:val="20"/>
        </w:rPr>
        <w:t xml:space="preserve">a photo of the quadrat prior to scoring </w:t>
      </w:r>
      <w:ins w:id="269" w:author="Janiak, Dean" w:date="2020-10-21T15:15:00Z">
        <w:r w:rsidR="00F10411">
          <w:rPr>
            <w:rFonts w:ascii="Arial" w:eastAsia="Arial" w:hAnsi="Arial" w:cs="Arial"/>
            <w:sz w:val="20"/>
            <w:szCs w:val="20"/>
          </w:rPr>
          <w:t xml:space="preserve">be taken and labeled </w:t>
        </w:r>
      </w:ins>
      <w:r>
        <w:rPr>
          <w:rFonts w:ascii="Arial" w:eastAsia="Arial" w:hAnsi="Arial" w:cs="Arial"/>
          <w:sz w:val="20"/>
          <w:szCs w:val="20"/>
        </w:rPr>
        <w:t>for historical records.</w:t>
      </w:r>
      <w:ins w:id="270" w:author="Janiak, Dean" w:date="2020-10-21T15:15:00Z">
        <w:r w:rsidR="00F10411">
          <w:rPr>
            <w:rFonts w:ascii="Arial" w:eastAsia="Arial" w:hAnsi="Arial" w:cs="Arial"/>
            <w:sz w:val="20"/>
            <w:szCs w:val="20"/>
          </w:rPr>
          <w:t xml:space="preserve">  </w:t>
        </w:r>
      </w:ins>
      <w:ins w:id="271" w:author="Janiak, Dean" w:date="2020-10-21T15:17:00Z">
        <w:r w:rsidR="00F10411">
          <w:rPr>
            <w:rFonts w:ascii="Arial" w:eastAsia="Arial" w:hAnsi="Arial" w:cs="Arial"/>
            <w:sz w:val="20"/>
            <w:szCs w:val="20"/>
          </w:rPr>
          <w:t>F</w:t>
        </w:r>
      </w:ins>
      <w:ins w:id="272" w:author="Janiak, Dean" w:date="2020-10-21T15:16:00Z">
        <w:r w:rsidR="00F10411">
          <w:rPr>
            <w:rFonts w:ascii="Arial" w:eastAsia="Arial" w:hAnsi="Arial" w:cs="Arial"/>
            <w:sz w:val="20"/>
            <w:szCs w:val="20"/>
          </w:rPr>
          <w:t xml:space="preserve">or subtidal reefs </w:t>
        </w:r>
      </w:ins>
      <w:ins w:id="273" w:author="Janiak, Dean" w:date="2020-10-21T15:17:00Z">
        <w:r w:rsidR="00F10411">
          <w:rPr>
            <w:rFonts w:ascii="Arial" w:eastAsia="Arial" w:hAnsi="Arial" w:cs="Arial"/>
            <w:sz w:val="20"/>
            <w:szCs w:val="20"/>
          </w:rPr>
          <w:t xml:space="preserve">this can be a bit </w:t>
        </w:r>
      </w:ins>
      <w:ins w:id="274" w:author="Janiak, Dean" w:date="2020-10-21T15:16:00Z">
        <w:r w:rsidR="00F10411">
          <w:rPr>
            <w:rFonts w:ascii="Arial" w:eastAsia="Arial" w:hAnsi="Arial" w:cs="Arial"/>
            <w:sz w:val="20"/>
            <w:szCs w:val="20"/>
          </w:rPr>
          <w:t>more challenging</w:t>
        </w:r>
      </w:ins>
      <w:ins w:id="275" w:author="Janiak, Dean" w:date="2020-10-21T15:18:00Z">
        <w:r w:rsidR="00513B99">
          <w:rPr>
            <w:rFonts w:ascii="Arial" w:eastAsia="Arial" w:hAnsi="Arial" w:cs="Arial"/>
            <w:sz w:val="20"/>
            <w:szCs w:val="20"/>
          </w:rPr>
          <w:t xml:space="preserve"> but is still recommended if conditions are suitable.  </w:t>
        </w:r>
      </w:ins>
      <w:ins w:id="276" w:author="Janiak, Dean" w:date="2020-10-21T15:17:00Z">
        <w:r w:rsidR="00F10411">
          <w:rPr>
            <w:rFonts w:ascii="Arial" w:eastAsia="Arial" w:hAnsi="Arial" w:cs="Arial"/>
            <w:sz w:val="20"/>
            <w:szCs w:val="20"/>
          </w:rPr>
          <w:t xml:space="preserve">  </w:t>
        </w:r>
      </w:ins>
      <w:ins w:id="277" w:author="Janiak, Dean" w:date="2020-10-21T15:16:00Z">
        <w:r w:rsidR="00F10411">
          <w:rPr>
            <w:rFonts w:ascii="Arial" w:eastAsia="Arial" w:hAnsi="Arial" w:cs="Arial"/>
            <w:sz w:val="20"/>
            <w:szCs w:val="20"/>
          </w:rPr>
          <w:t xml:space="preserve">  </w:t>
        </w:r>
      </w:ins>
      <w:ins w:id="278" w:author="Janiak, Dean" w:date="2020-10-21T15:15:00Z">
        <w:r w:rsidR="00F10411">
          <w:rPr>
            <w:rFonts w:ascii="Arial" w:eastAsia="Arial" w:hAnsi="Arial" w:cs="Arial"/>
            <w:sz w:val="20"/>
            <w:szCs w:val="20"/>
          </w:rPr>
          <w:t xml:space="preserve">  </w:t>
        </w:r>
      </w:ins>
    </w:p>
    <w:p w14:paraId="5C4B1BE1" w14:textId="77777777" w:rsidR="00466C3F" w:rsidRDefault="00C62A11">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2CC6B37F" wp14:editId="5DE0E348">
                <wp:simplePos x="0" y="0"/>
                <wp:positionH relativeFrom="column">
                  <wp:posOffset>0</wp:posOffset>
                </wp:positionH>
                <wp:positionV relativeFrom="paragraph">
                  <wp:posOffset>170815</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92AC24A" id="Shape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13.45pt" to="468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" o:allowincell="f" filled="t" strokeweight=".14039mm">
                <v:stroke joinstyle="miter"/>
                <o:lock v:ext="edit" shapetype="f"/>
              </v:line>
            </w:pict>
          </mc:Fallback>
        </mc:AlternateContent>
      </w:r>
    </w:p>
    <w:p w14:paraId="48797243" w14:textId="77777777" w:rsidR="00466C3F" w:rsidRDefault="00466C3F">
      <w:pPr>
        <w:spacing w:line="200" w:lineRule="exact"/>
        <w:rPr>
          <w:sz w:val="20"/>
          <w:szCs w:val="20"/>
        </w:rPr>
      </w:pPr>
    </w:p>
    <w:p w14:paraId="762140EA" w14:textId="77777777" w:rsidR="00466C3F" w:rsidRDefault="00466C3F">
      <w:pPr>
        <w:spacing w:line="340" w:lineRule="exact"/>
        <w:rPr>
          <w:sz w:val="20"/>
          <w:szCs w:val="20"/>
        </w:rPr>
      </w:pPr>
    </w:p>
    <w:p w14:paraId="74C44345" w14:textId="77777777" w:rsidR="00466C3F" w:rsidRDefault="00C62A11">
      <w:pPr>
        <w:rPr>
          <w:sz w:val="20"/>
          <w:szCs w:val="20"/>
        </w:rPr>
      </w:pPr>
      <w:r>
        <w:rPr>
          <w:rFonts w:ascii="Arial" w:eastAsia="Arial" w:hAnsi="Arial" w:cs="Arial"/>
          <w:b/>
          <w:bCs/>
          <w:sz w:val="24"/>
          <w:szCs w:val="24"/>
        </w:rPr>
        <w:t>Data Submission</w:t>
      </w:r>
    </w:p>
    <w:p w14:paraId="2855AE6C" w14:textId="77777777" w:rsidR="00466C3F" w:rsidRDefault="00466C3F">
      <w:pPr>
        <w:spacing w:line="139" w:lineRule="exact"/>
        <w:rPr>
          <w:sz w:val="20"/>
          <w:szCs w:val="20"/>
        </w:rPr>
      </w:pPr>
    </w:p>
    <w:p w14:paraId="7A111E8D" w14:textId="77777777" w:rsidR="00466C3F" w:rsidRDefault="00C62A11">
      <w:pPr>
        <w:numPr>
          <w:ilvl w:val="0"/>
          <w:numId w:val="6"/>
        </w:numPr>
        <w:tabs>
          <w:tab w:val="left" w:pos="500"/>
        </w:tabs>
        <w:spacing w:line="249" w:lineRule="auto"/>
        <w:ind w:left="500" w:right="20" w:hanging="256"/>
        <w:rPr>
          <w:rFonts w:ascii="Arial" w:eastAsia="Arial" w:hAnsi="Arial" w:cs="Arial"/>
          <w:sz w:val="20"/>
          <w:szCs w:val="20"/>
        </w:rPr>
      </w:pPr>
      <w:r>
        <w:rPr>
          <w:rFonts w:ascii="Arial" w:eastAsia="Arial" w:hAnsi="Arial" w:cs="Arial"/>
          <w:sz w:val="20"/>
          <w:szCs w:val="20"/>
        </w:rPr>
        <w:t>Scan the completed field data sheets and save both paper and electronic versions locally. We do not require you to submit the scanned forms.</w:t>
      </w:r>
    </w:p>
    <w:p w14:paraId="7DCE05B3" w14:textId="77777777" w:rsidR="00466C3F" w:rsidRDefault="00C62A11">
      <w:pPr>
        <w:numPr>
          <w:ilvl w:val="0"/>
          <w:numId w:val="6"/>
        </w:numPr>
        <w:tabs>
          <w:tab w:val="left" w:pos="500"/>
        </w:tabs>
        <w:spacing w:line="249" w:lineRule="auto"/>
        <w:ind w:left="500" w:right="40" w:hanging="256"/>
        <w:jc w:val="both"/>
        <w:rPr>
          <w:rFonts w:ascii="Arial" w:eastAsia="Arial" w:hAnsi="Arial" w:cs="Arial"/>
          <w:sz w:val="20"/>
          <w:szCs w:val="20"/>
        </w:rPr>
      </w:pPr>
      <w:r>
        <w:rPr>
          <w:rFonts w:ascii="Arial" w:eastAsia="Arial" w:hAnsi="Arial" w:cs="Arial"/>
          <w:sz w:val="20"/>
          <w:szCs w:val="20"/>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63BD953E" w14:textId="77777777" w:rsidR="00466C3F" w:rsidRDefault="00466C3F">
      <w:pPr>
        <w:spacing w:line="2" w:lineRule="exact"/>
        <w:rPr>
          <w:rFonts w:ascii="Arial" w:eastAsia="Arial" w:hAnsi="Arial" w:cs="Arial"/>
          <w:sz w:val="20"/>
          <w:szCs w:val="20"/>
        </w:rPr>
      </w:pPr>
    </w:p>
    <w:p w14:paraId="7B13570B" w14:textId="77777777" w:rsidR="00466C3F" w:rsidRDefault="00C62A11">
      <w:pPr>
        <w:numPr>
          <w:ilvl w:val="0"/>
          <w:numId w:val="6"/>
        </w:numPr>
        <w:tabs>
          <w:tab w:val="left" w:pos="500"/>
        </w:tabs>
        <w:spacing w:line="249" w:lineRule="auto"/>
        <w:ind w:left="500" w:right="20" w:hanging="256"/>
        <w:rPr>
          <w:rFonts w:ascii="Arial" w:eastAsia="Arial" w:hAnsi="Arial" w:cs="Arial"/>
          <w:color w:val="0000FF"/>
          <w:sz w:val="20"/>
          <w:szCs w:val="20"/>
        </w:rPr>
      </w:pPr>
      <w:r>
        <w:rPr>
          <w:rFonts w:ascii="Arial" w:eastAsia="Arial" w:hAnsi="Arial" w:cs="Arial"/>
          <w:sz w:val="20"/>
          <w:szCs w:val="20"/>
        </w:rPr>
        <w:t xml:space="preserve">Use our online submission portal to upload the Excel Spreadsheet: </w:t>
      </w:r>
      <w:hyperlink r:id="rId14">
        <w:r>
          <w:rPr>
            <w:rFonts w:ascii="Arial" w:eastAsia="Arial" w:hAnsi="Arial" w:cs="Arial"/>
            <w:color w:val="0000FF"/>
            <w:sz w:val="20"/>
            <w:szCs w:val="20"/>
          </w:rPr>
          <w:t>https://marinegeo.github.io/data-</w:t>
        </w:r>
      </w:hyperlink>
      <w:hyperlink r:id="rId15">
        <w:r>
          <w:rPr>
            <w:rFonts w:ascii="Arial" w:eastAsia="Arial" w:hAnsi="Arial" w:cs="Arial"/>
            <w:color w:val="0000FF"/>
            <w:sz w:val="20"/>
            <w:szCs w:val="20"/>
          </w:rPr>
          <w:t>submission</w:t>
        </w:r>
      </w:hyperlink>
    </w:p>
    <w:p w14:paraId="2FFF33F0" w14:textId="77777777" w:rsidR="00466C3F" w:rsidRDefault="00C62A11">
      <w:pPr>
        <w:numPr>
          <w:ilvl w:val="0"/>
          <w:numId w:val="6"/>
        </w:numPr>
        <w:tabs>
          <w:tab w:val="left" w:pos="500"/>
        </w:tabs>
        <w:ind w:left="500" w:hanging="256"/>
        <w:rPr>
          <w:rFonts w:ascii="Arial" w:eastAsia="Arial" w:hAnsi="Arial" w:cs="Arial"/>
          <w:sz w:val="20"/>
          <w:szCs w:val="20"/>
        </w:rPr>
      </w:pPr>
      <w:r>
        <w:rPr>
          <w:rFonts w:ascii="Arial" w:eastAsia="Arial" w:hAnsi="Arial" w:cs="Arial"/>
          <w:sz w:val="20"/>
          <w:szCs w:val="20"/>
        </w:rPr>
        <w:t xml:space="preserve">Contact us if you have any questions: </w:t>
      </w:r>
      <w:hyperlink r:id="rId16">
        <w:r>
          <w:rPr>
            <w:rFonts w:ascii="Arial" w:eastAsia="Arial" w:hAnsi="Arial" w:cs="Arial"/>
            <w:color w:val="0000FF"/>
            <w:sz w:val="20"/>
            <w:szCs w:val="20"/>
          </w:rPr>
          <w:t>marinegeo@si.edu</w:t>
        </w:r>
      </w:hyperlink>
    </w:p>
    <w:p w14:paraId="6C784A3D" w14:textId="77777777" w:rsidR="00466C3F" w:rsidRDefault="00466C3F">
      <w:pPr>
        <w:spacing w:line="200" w:lineRule="exact"/>
        <w:rPr>
          <w:rFonts w:ascii="Arial" w:eastAsia="Arial" w:hAnsi="Arial" w:cs="Arial"/>
          <w:sz w:val="20"/>
          <w:szCs w:val="20"/>
        </w:rPr>
      </w:pPr>
    </w:p>
    <w:p w14:paraId="5DC4EE02" w14:textId="77777777" w:rsidR="00466C3F" w:rsidRDefault="00466C3F">
      <w:pPr>
        <w:spacing w:line="200" w:lineRule="exact"/>
        <w:rPr>
          <w:rFonts w:ascii="Arial" w:eastAsia="Arial" w:hAnsi="Arial" w:cs="Arial"/>
          <w:sz w:val="20"/>
          <w:szCs w:val="20"/>
        </w:rPr>
      </w:pPr>
    </w:p>
    <w:p w14:paraId="66EBB9A3" w14:textId="77777777" w:rsidR="00466C3F" w:rsidRDefault="00466C3F">
      <w:pPr>
        <w:spacing w:line="200" w:lineRule="exact"/>
        <w:rPr>
          <w:rFonts w:ascii="Arial" w:eastAsia="Arial" w:hAnsi="Arial" w:cs="Arial"/>
          <w:sz w:val="20"/>
          <w:szCs w:val="20"/>
        </w:rPr>
      </w:pPr>
    </w:p>
    <w:p w14:paraId="7C3D862A" w14:textId="77777777" w:rsidR="00466C3F" w:rsidRDefault="00466C3F">
      <w:pPr>
        <w:spacing w:line="200" w:lineRule="exact"/>
        <w:rPr>
          <w:rFonts w:ascii="Arial" w:eastAsia="Arial" w:hAnsi="Arial" w:cs="Arial"/>
          <w:sz w:val="20"/>
          <w:szCs w:val="20"/>
        </w:rPr>
      </w:pPr>
    </w:p>
    <w:p w14:paraId="5F51054C" w14:textId="77777777" w:rsidR="00466C3F" w:rsidRDefault="00466C3F">
      <w:pPr>
        <w:spacing w:line="200" w:lineRule="exact"/>
        <w:rPr>
          <w:rFonts w:ascii="Arial" w:eastAsia="Arial" w:hAnsi="Arial" w:cs="Arial"/>
          <w:sz w:val="20"/>
          <w:szCs w:val="20"/>
        </w:rPr>
      </w:pPr>
    </w:p>
    <w:p w14:paraId="4245212E" w14:textId="77777777" w:rsidR="00466C3F" w:rsidRDefault="00466C3F">
      <w:pPr>
        <w:spacing w:line="200" w:lineRule="exact"/>
        <w:rPr>
          <w:rFonts w:ascii="Arial" w:eastAsia="Arial" w:hAnsi="Arial" w:cs="Arial"/>
          <w:sz w:val="20"/>
          <w:szCs w:val="20"/>
        </w:rPr>
      </w:pPr>
    </w:p>
    <w:p w14:paraId="7116C31D" w14:textId="77777777" w:rsidR="00466C3F" w:rsidRDefault="00466C3F">
      <w:pPr>
        <w:spacing w:line="200" w:lineRule="exact"/>
        <w:rPr>
          <w:rFonts w:ascii="Arial" w:eastAsia="Arial" w:hAnsi="Arial" w:cs="Arial"/>
          <w:sz w:val="20"/>
          <w:szCs w:val="20"/>
        </w:rPr>
      </w:pPr>
    </w:p>
    <w:p w14:paraId="114834D6" w14:textId="77777777" w:rsidR="00466C3F" w:rsidRDefault="00466C3F">
      <w:pPr>
        <w:spacing w:line="200" w:lineRule="exact"/>
        <w:rPr>
          <w:rFonts w:ascii="Arial" w:eastAsia="Arial" w:hAnsi="Arial" w:cs="Arial"/>
          <w:sz w:val="20"/>
          <w:szCs w:val="20"/>
        </w:rPr>
      </w:pPr>
    </w:p>
    <w:p w14:paraId="1A1FAE9E" w14:textId="77777777" w:rsidR="00466C3F" w:rsidRDefault="00466C3F">
      <w:pPr>
        <w:spacing w:line="200" w:lineRule="exact"/>
        <w:rPr>
          <w:rFonts w:ascii="Arial" w:eastAsia="Arial" w:hAnsi="Arial" w:cs="Arial"/>
          <w:sz w:val="20"/>
          <w:szCs w:val="20"/>
        </w:rPr>
      </w:pPr>
    </w:p>
    <w:p w14:paraId="4C7A91B4" w14:textId="77777777" w:rsidR="00466C3F" w:rsidRDefault="00466C3F">
      <w:pPr>
        <w:spacing w:line="200" w:lineRule="exact"/>
        <w:rPr>
          <w:rFonts w:ascii="Arial" w:eastAsia="Arial" w:hAnsi="Arial" w:cs="Arial"/>
          <w:sz w:val="20"/>
          <w:szCs w:val="20"/>
        </w:rPr>
      </w:pPr>
    </w:p>
    <w:p w14:paraId="153489F9" w14:textId="77777777" w:rsidR="00466C3F" w:rsidRDefault="00466C3F">
      <w:pPr>
        <w:spacing w:line="200" w:lineRule="exact"/>
        <w:rPr>
          <w:rFonts w:ascii="Arial" w:eastAsia="Arial" w:hAnsi="Arial" w:cs="Arial"/>
          <w:sz w:val="20"/>
          <w:szCs w:val="20"/>
        </w:rPr>
      </w:pPr>
    </w:p>
    <w:p w14:paraId="1B9DD84C" w14:textId="77777777" w:rsidR="00466C3F" w:rsidRDefault="00466C3F">
      <w:pPr>
        <w:spacing w:line="200" w:lineRule="exact"/>
        <w:rPr>
          <w:rFonts w:ascii="Arial" w:eastAsia="Arial" w:hAnsi="Arial" w:cs="Arial"/>
          <w:sz w:val="20"/>
          <w:szCs w:val="20"/>
        </w:rPr>
      </w:pPr>
    </w:p>
    <w:p w14:paraId="117F8FFD" w14:textId="77777777" w:rsidR="00466C3F" w:rsidRDefault="00466C3F">
      <w:pPr>
        <w:spacing w:line="200" w:lineRule="exact"/>
        <w:rPr>
          <w:rFonts w:ascii="Arial" w:eastAsia="Arial" w:hAnsi="Arial" w:cs="Arial"/>
          <w:sz w:val="20"/>
          <w:szCs w:val="20"/>
        </w:rPr>
      </w:pPr>
    </w:p>
    <w:p w14:paraId="65C38F1C" w14:textId="77777777" w:rsidR="00466C3F" w:rsidRDefault="00466C3F">
      <w:pPr>
        <w:spacing w:line="200" w:lineRule="exact"/>
        <w:rPr>
          <w:rFonts w:ascii="Arial" w:eastAsia="Arial" w:hAnsi="Arial" w:cs="Arial"/>
          <w:sz w:val="20"/>
          <w:szCs w:val="20"/>
        </w:rPr>
      </w:pPr>
    </w:p>
    <w:p w14:paraId="1A5619D6" w14:textId="77777777" w:rsidR="00466C3F" w:rsidRDefault="00466C3F">
      <w:pPr>
        <w:spacing w:line="200" w:lineRule="exact"/>
        <w:rPr>
          <w:rFonts w:ascii="Arial" w:eastAsia="Arial" w:hAnsi="Arial" w:cs="Arial"/>
          <w:sz w:val="20"/>
          <w:szCs w:val="20"/>
        </w:rPr>
      </w:pPr>
    </w:p>
    <w:p w14:paraId="7429F976" w14:textId="77777777" w:rsidR="00466C3F" w:rsidRDefault="00466C3F">
      <w:pPr>
        <w:spacing w:line="200" w:lineRule="exact"/>
        <w:rPr>
          <w:rFonts w:ascii="Arial" w:eastAsia="Arial" w:hAnsi="Arial" w:cs="Arial"/>
          <w:sz w:val="20"/>
          <w:szCs w:val="20"/>
        </w:rPr>
      </w:pPr>
    </w:p>
    <w:p w14:paraId="09541217" w14:textId="77777777" w:rsidR="00466C3F" w:rsidRDefault="00466C3F">
      <w:pPr>
        <w:spacing w:line="200" w:lineRule="exact"/>
        <w:rPr>
          <w:rFonts w:ascii="Arial" w:eastAsia="Arial" w:hAnsi="Arial" w:cs="Arial"/>
          <w:sz w:val="20"/>
          <w:szCs w:val="20"/>
        </w:rPr>
      </w:pPr>
    </w:p>
    <w:p w14:paraId="7946B752" w14:textId="77777777" w:rsidR="00466C3F" w:rsidRDefault="00466C3F">
      <w:pPr>
        <w:spacing w:line="200" w:lineRule="exact"/>
        <w:rPr>
          <w:rFonts w:ascii="Arial" w:eastAsia="Arial" w:hAnsi="Arial" w:cs="Arial"/>
          <w:sz w:val="20"/>
          <w:szCs w:val="20"/>
        </w:rPr>
      </w:pPr>
    </w:p>
    <w:p w14:paraId="28F3C31F" w14:textId="77777777" w:rsidR="00466C3F" w:rsidRDefault="00466C3F">
      <w:pPr>
        <w:spacing w:line="200" w:lineRule="exact"/>
        <w:rPr>
          <w:rFonts w:ascii="Arial" w:eastAsia="Arial" w:hAnsi="Arial" w:cs="Arial"/>
          <w:sz w:val="20"/>
          <w:szCs w:val="20"/>
        </w:rPr>
      </w:pPr>
    </w:p>
    <w:p w14:paraId="2A913954" w14:textId="77777777" w:rsidR="00466C3F" w:rsidRDefault="00466C3F">
      <w:pPr>
        <w:spacing w:line="200" w:lineRule="exact"/>
        <w:rPr>
          <w:rFonts w:ascii="Arial" w:eastAsia="Arial" w:hAnsi="Arial" w:cs="Arial"/>
          <w:sz w:val="20"/>
          <w:szCs w:val="20"/>
        </w:rPr>
      </w:pPr>
    </w:p>
    <w:p w14:paraId="205126C8" w14:textId="77777777" w:rsidR="00466C3F" w:rsidRDefault="00466C3F">
      <w:pPr>
        <w:spacing w:line="200" w:lineRule="exact"/>
        <w:rPr>
          <w:rFonts w:ascii="Arial" w:eastAsia="Arial" w:hAnsi="Arial" w:cs="Arial"/>
          <w:sz w:val="20"/>
          <w:szCs w:val="20"/>
        </w:rPr>
      </w:pPr>
    </w:p>
    <w:p w14:paraId="64498345" w14:textId="77777777" w:rsidR="00466C3F" w:rsidRDefault="00466C3F">
      <w:pPr>
        <w:spacing w:line="200" w:lineRule="exact"/>
        <w:rPr>
          <w:rFonts w:ascii="Arial" w:eastAsia="Arial" w:hAnsi="Arial" w:cs="Arial"/>
          <w:sz w:val="20"/>
          <w:szCs w:val="20"/>
        </w:rPr>
      </w:pPr>
    </w:p>
    <w:p w14:paraId="733DEC3E" w14:textId="77777777" w:rsidR="00466C3F" w:rsidRDefault="00466C3F">
      <w:pPr>
        <w:spacing w:line="200" w:lineRule="exact"/>
        <w:rPr>
          <w:rFonts w:ascii="Arial" w:eastAsia="Arial" w:hAnsi="Arial" w:cs="Arial"/>
          <w:sz w:val="20"/>
          <w:szCs w:val="20"/>
        </w:rPr>
      </w:pPr>
    </w:p>
    <w:p w14:paraId="299D023B" w14:textId="77777777" w:rsidR="00466C3F" w:rsidRDefault="00466C3F">
      <w:pPr>
        <w:spacing w:line="200" w:lineRule="exact"/>
        <w:rPr>
          <w:rFonts w:ascii="Arial" w:eastAsia="Arial" w:hAnsi="Arial" w:cs="Arial"/>
          <w:sz w:val="20"/>
          <w:szCs w:val="20"/>
        </w:rPr>
      </w:pPr>
    </w:p>
    <w:p w14:paraId="076B6715" w14:textId="77777777" w:rsidR="00466C3F" w:rsidRDefault="00466C3F">
      <w:pPr>
        <w:spacing w:line="200" w:lineRule="exact"/>
        <w:rPr>
          <w:rFonts w:ascii="Arial" w:eastAsia="Arial" w:hAnsi="Arial" w:cs="Arial"/>
          <w:sz w:val="20"/>
          <w:szCs w:val="20"/>
        </w:rPr>
      </w:pPr>
    </w:p>
    <w:p w14:paraId="3E5E3558" w14:textId="77777777" w:rsidR="00466C3F" w:rsidRDefault="00466C3F">
      <w:pPr>
        <w:spacing w:line="200" w:lineRule="exact"/>
        <w:rPr>
          <w:rFonts w:ascii="Arial" w:eastAsia="Arial" w:hAnsi="Arial" w:cs="Arial"/>
          <w:sz w:val="20"/>
          <w:szCs w:val="20"/>
        </w:rPr>
      </w:pPr>
    </w:p>
    <w:p w14:paraId="3F314AF5" w14:textId="77777777" w:rsidR="00466C3F" w:rsidRDefault="00466C3F">
      <w:pPr>
        <w:spacing w:line="200" w:lineRule="exact"/>
        <w:rPr>
          <w:rFonts w:ascii="Arial" w:eastAsia="Arial" w:hAnsi="Arial" w:cs="Arial"/>
          <w:sz w:val="20"/>
          <w:szCs w:val="20"/>
        </w:rPr>
      </w:pPr>
    </w:p>
    <w:p w14:paraId="6115789C" w14:textId="77777777" w:rsidR="00466C3F" w:rsidRDefault="00466C3F">
      <w:pPr>
        <w:spacing w:line="200" w:lineRule="exact"/>
        <w:rPr>
          <w:rFonts w:ascii="Arial" w:eastAsia="Arial" w:hAnsi="Arial" w:cs="Arial"/>
          <w:sz w:val="20"/>
          <w:szCs w:val="20"/>
        </w:rPr>
      </w:pPr>
    </w:p>
    <w:p w14:paraId="0FC0F030" w14:textId="77777777" w:rsidR="00466C3F" w:rsidRDefault="00466C3F">
      <w:pPr>
        <w:spacing w:line="200" w:lineRule="exact"/>
        <w:rPr>
          <w:rFonts w:ascii="Arial" w:eastAsia="Arial" w:hAnsi="Arial" w:cs="Arial"/>
          <w:sz w:val="20"/>
          <w:szCs w:val="20"/>
        </w:rPr>
      </w:pPr>
    </w:p>
    <w:p w14:paraId="77CB0A0C" w14:textId="77777777" w:rsidR="00466C3F" w:rsidRDefault="00466C3F">
      <w:pPr>
        <w:spacing w:line="200" w:lineRule="exact"/>
        <w:rPr>
          <w:rFonts w:ascii="Arial" w:eastAsia="Arial" w:hAnsi="Arial" w:cs="Arial"/>
          <w:sz w:val="20"/>
          <w:szCs w:val="20"/>
        </w:rPr>
      </w:pPr>
    </w:p>
    <w:p w14:paraId="434D596F" w14:textId="77777777" w:rsidR="00466C3F" w:rsidRDefault="00466C3F">
      <w:pPr>
        <w:spacing w:line="200" w:lineRule="exact"/>
        <w:rPr>
          <w:rFonts w:ascii="Arial" w:eastAsia="Arial" w:hAnsi="Arial" w:cs="Arial"/>
          <w:sz w:val="20"/>
          <w:szCs w:val="20"/>
        </w:rPr>
      </w:pPr>
    </w:p>
    <w:p w14:paraId="096CC088" w14:textId="77777777" w:rsidR="00466C3F" w:rsidRDefault="00466C3F">
      <w:pPr>
        <w:spacing w:line="200" w:lineRule="exact"/>
        <w:rPr>
          <w:rFonts w:ascii="Arial" w:eastAsia="Arial" w:hAnsi="Arial" w:cs="Arial"/>
          <w:sz w:val="20"/>
          <w:szCs w:val="20"/>
        </w:rPr>
      </w:pPr>
    </w:p>
    <w:p w14:paraId="2C22E6A4" w14:textId="77777777" w:rsidR="00466C3F" w:rsidRDefault="00466C3F">
      <w:pPr>
        <w:spacing w:line="343" w:lineRule="exact"/>
        <w:rPr>
          <w:rFonts w:ascii="Arial" w:eastAsia="Arial" w:hAnsi="Arial" w:cs="Arial"/>
          <w:sz w:val="20"/>
          <w:szCs w:val="20"/>
        </w:rPr>
      </w:pPr>
    </w:p>
    <w:p w14:paraId="51F6F51F" w14:textId="77777777" w:rsidR="00466C3F" w:rsidRDefault="00C62A11">
      <w:pPr>
        <w:ind w:right="40"/>
        <w:jc w:val="center"/>
        <w:rPr>
          <w:sz w:val="20"/>
          <w:szCs w:val="20"/>
        </w:rPr>
      </w:pPr>
      <w:r>
        <w:rPr>
          <w:rFonts w:ascii="Arial" w:eastAsia="Arial" w:hAnsi="Arial" w:cs="Arial"/>
          <w:sz w:val="20"/>
          <w:szCs w:val="20"/>
        </w:rPr>
        <w:t>2</w:t>
      </w:r>
    </w:p>
    <w:sectPr w:rsidR="00466C3F">
      <w:pgSz w:w="12240" w:h="15840"/>
      <w:pgMar w:top="1045" w:right="1400" w:bottom="0" w:left="1440" w:header="0" w:footer="0" w:gutter="0"/>
      <w:cols w:space="720" w:equalWidth="0">
        <w:col w:w="940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 w:author="Janiak, Dean" w:date="2020-10-22T08:24:00Z" w:initials="JD">
    <w:p w14:paraId="60451817" w14:textId="51EB1055" w:rsidR="00266C51" w:rsidRDefault="00266C51">
      <w:pPr>
        <w:pStyle w:val="CommentText"/>
      </w:pPr>
      <w:r>
        <w:rPr>
          <w:rStyle w:val="CommentReference"/>
        </w:rPr>
        <w:annotationRef/>
      </w:r>
      <w:r>
        <w:t>This should be to the right of the above mentioned 81-pt quadrat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4518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451817" w16cid:durableId="233BC0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1"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2"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3"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4"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7ED7AB"/>
    <w:multiLevelType w:val="hybridMultilevel"/>
    <w:tmpl w:val="0076F984"/>
    <w:lvl w:ilvl="0" w:tplc="D9F05CDE">
      <w:start w:val="1"/>
      <w:numFmt w:val="decimal"/>
      <w:lvlText w:val="%1."/>
      <w:lvlJc w:val="left"/>
    </w:lvl>
    <w:lvl w:ilvl="1" w:tplc="29CE4022">
      <w:numFmt w:val="decimal"/>
      <w:lvlText w:val=""/>
      <w:lvlJc w:val="left"/>
    </w:lvl>
    <w:lvl w:ilvl="2" w:tplc="A6B03A52">
      <w:numFmt w:val="decimal"/>
      <w:lvlText w:val=""/>
      <w:lvlJc w:val="left"/>
    </w:lvl>
    <w:lvl w:ilvl="3" w:tplc="D5BC1570">
      <w:numFmt w:val="decimal"/>
      <w:lvlText w:val=""/>
      <w:lvlJc w:val="left"/>
    </w:lvl>
    <w:lvl w:ilvl="4" w:tplc="B0F8AA56">
      <w:numFmt w:val="decimal"/>
      <w:lvlText w:val=""/>
      <w:lvlJc w:val="left"/>
    </w:lvl>
    <w:lvl w:ilvl="5" w:tplc="57BACFCC">
      <w:numFmt w:val="decimal"/>
      <w:lvlText w:val=""/>
      <w:lvlJc w:val="left"/>
    </w:lvl>
    <w:lvl w:ilvl="6" w:tplc="75469E22">
      <w:numFmt w:val="decimal"/>
      <w:lvlText w:val=""/>
      <w:lvlJc w:val="left"/>
    </w:lvl>
    <w:lvl w:ilvl="7" w:tplc="17242EE2">
      <w:numFmt w:val="decimal"/>
      <w:lvlText w:val=""/>
      <w:lvlJc w:val="left"/>
    </w:lvl>
    <w:lvl w:ilvl="8" w:tplc="E252F3BC">
      <w:numFmt w:val="decimal"/>
      <w:lvlText w:val=""/>
      <w:lvlJc w:val="left"/>
    </w:lvl>
  </w:abstractNum>
  <w:abstractNum w:abstractNumId="6" w15:restartNumberingAfterBreak="0">
    <w:nsid w:val="625558EC"/>
    <w:multiLevelType w:val="hybridMultilevel"/>
    <w:tmpl w:val="C99E6924"/>
    <w:lvl w:ilvl="0" w:tplc="F0581F6C">
      <w:start w:val="1"/>
      <w:numFmt w:val="bullet"/>
      <w:lvlText w:val=" "/>
      <w:lvlJc w:val="left"/>
    </w:lvl>
    <w:lvl w:ilvl="1" w:tplc="EC5E83B0">
      <w:numFmt w:val="decimal"/>
      <w:lvlText w:val=""/>
      <w:lvlJc w:val="left"/>
    </w:lvl>
    <w:lvl w:ilvl="2" w:tplc="5C8278EC">
      <w:numFmt w:val="decimal"/>
      <w:lvlText w:val=""/>
      <w:lvlJc w:val="left"/>
    </w:lvl>
    <w:lvl w:ilvl="3" w:tplc="714008F0">
      <w:numFmt w:val="decimal"/>
      <w:lvlText w:val=""/>
      <w:lvlJc w:val="left"/>
    </w:lvl>
    <w:lvl w:ilvl="4" w:tplc="2FDEC992">
      <w:numFmt w:val="decimal"/>
      <w:lvlText w:val=""/>
      <w:lvlJc w:val="left"/>
    </w:lvl>
    <w:lvl w:ilvl="5" w:tplc="89EC97E6">
      <w:numFmt w:val="decimal"/>
      <w:lvlText w:val=""/>
      <w:lvlJc w:val="left"/>
    </w:lvl>
    <w:lvl w:ilvl="6" w:tplc="E928530E">
      <w:numFmt w:val="decimal"/>
      <w:lvlText w:val=""/>
      <w:lvlJc w:val="left"/>
    </w:lvl>
    <w:lvl w:ilvl="7" w:tplc="BA409BCE">
      <w:numFmt w:val="decimal"/>
      <w:lvlText w:val=""/>
      <w:lvlJc w:val="left"/>
    </w:lvl>
    <w:lvl w:ilvl="8" w:tplc="CDEEAE14">
      <w:numFmt w:val="decimal"/>
      <w:lvlText w:val=""/>
      <w:lvlJc w:val="left"/>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C3F"/>
    <w:rsid w:val="0009207F"/>
    <w:rsid w:val="00110F38"/>
    <w:rsid w:val="00182073"/>
    <w:rsid w:val="001B3DEA"/>
    <w:rsid w:val="001E263B"/>
    <w:rsid w:val="00266C51"/>
    <w:rsid w:val="002C17F8"/>
    <w:rsid w:val="0030338F"/>
    <w:rsid w:val="003A5DCE"/>
    <w:rsid w:val="003B56B8"/>
    <w:rsid w:val="003C304E"/>
    <w:rsid w:val="00444637"/>
    <w:rsid w:val="0046573D"/>
    <w:rsid w:val="00466C3F"/>
    <w:rsid w:val="004A35B8"/>
    <w:rsid w:val="004B7BAB"/>
    <w:rsid w:val="004C7872"/>
    <w:rsid w:val="004F2F42"/>
    <w:rsid w:val="00513282"/>
    <w:rsid w:val="00513B99"/>
    <w:rsid w:val="00516AA0"/>
    <w:rsid w:val="00535016"/>
    <w:rsid w:val="0056108C"/>
    <w:rsid w:val="00577337"/>
    <w:rsid w:val="005D1FDB"/>
    <w:rsid w:val="005E54E3"/>
    <w:rsid w:val="005E5B9F"/>
    <w:rsid w:val="005E6361"/>
    <w:rsid w:val="005F2757"/>
    <w:rsid w:val="00607ABE"/>
    <w:rsid w:val="00607D65"/>
    <w:rsid w:val="006E231A"/>
    <w:rsid w:val="007369B7"/>
    <w:rsid w:val="0077371D"/>
    <w:rsid w:val="00786D03"/>
    <w:rsid w:val="00824FBA"/>
    <w:rsid w:val="008F2FEE"/>
    <w:rsid w:val="0091215E"/>
    <w:rsid w:val="00924490"/>
    <w:rsid w:val="009433E4"/>
    <w:rsid w:val="0095788A"/>
    <w:rsid w:val="00974C9B"/>
    <w:rsid w:val="009A09F3"/>
    <w:rsid w:val="009C1AE4"/>
    <w:rsid w:val="00A13AF9"/>
    <w:rsid w:val="00AB372D"/>
    <w:rsid w:val="00AC34A4"/>
    <w:rsid w:val="00B306DF"/>
    <w:rsid w:val="00B408AB"/>
    <w:rsid w:val="00BB5693"/>
    <w:rsid w:val="00BD3443"/>
    <w:rsid w:val="00C04366"/>
    <w:rsid w:val="00C232CA"/>
    <w:rsid w:val="00C5553E"/>
    <w:rsid w:val="00C62A11"/>
    <w:rsid w:val="00C97153"/>
    <w:rsid w:val="00CA530B"/>
    <w:rsid w:val="00CD6A2B"/>
    <w:rsid w:val="00D24BEC"/>
    <w:rsid w:val="00D73CEE"/>
    <w:rsid w:val="00D8501C"/>
    <w:rsid w:val="00D93873"/>
    <w:rsid w:val="00E239A5"/>
    <w:rsid w:val="00E67C36"/>
    <w:rsid w:val="00E96CE9"/>
    <w:rsid w:val="00EA37DB"/>
    <w:rsid w:val="00F00DA3"/>
    <w:rsid w:val="00F011E4"/>
    <w:rsid w:val="00F10411"/>
    <w:rsid w:val="00FA5DDE"/>
    <w:rsid w:val="00FB0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A9B7A"/>
  <w15:docId w15:val="{6062E1C9-801A-9844-A24D-C33F3DE7E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A11"/>
    <w:pPr>
      <w:ind w:left="720"/>
      <w:contextualSpacing/>
    </w:pPr>
  </w:style>
  <w:style w:type="paragraph" w:styleId="BalloonText">
    <w:name w:val="Balloon Text"/>
    <w:basedOn w:val="Normal"/>
    <w:link w:val="BalloonTextChar"/>
    <w:uiPriority w:val="99"/>
    <w:semiHidden/>
    <w:unhideWhenUsed/>
    <w:rsid w:val="003033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38F"/>
    <w:rPr>
      <w:rFonts w:ascii="Segoe UI" w:hAnsi="Segoe UI" w:cs="Segoe UI"/>
      <w:sz w:val="18"/>
      <w:szCs w:val="18"/>
    </w:rPr>
  </w:style>
  <w:style w:type="character" w:styleId="CommentReference">
    <w:name w:val="annotation reference"/>
    <w:basedOn w:val="DefaultParagraphFont"/>
    <w:uiPriority w:val="99"/>
    <w:semiHidden/>
    <w:unhideWhenUsed/>
    <w:rsid w:val="004B7BAB"/>
    <w:rPr>
      <w:sz w:val="16"/>
      <w:szCs w:val="16"/>
    </w:rPr>
  </w:style>
  <w:style w:type="paragraph" w:styleId="CommentText">
    <w:name w:val="annotation text"/>
    <w:basedOn w:val="Normal"/>
    <w:link w:val="CommentTextChar"/>
    <w:uiPriority w:val="99"/>
    <w:semiHidden/>
    <w:unhideWhenUsed/>
    <w:rsid w:val="004B7BAB"/>
    <w:rPr>
      <w:sz w:val="20"/>
      <w:szCs w:val="20"/>
    </w:rPr>
  </w:style>
  <w:style w:type="character" w:customStyle="1" w:styleId="CommentTextChar">
    <w:name w:val="Comment Text Char"/>
    <w:basedOn w:val="DefaultParagraphFont"/>
    <w:link w:val="CommentText"/>
    <w:uiPriority w:val="99"/>
    <w:semiHidden/>
    <w:rsid w:val="004B7BAB"/>
    <w:rPr>
      <w:sz w:val="20"/>
      <w:szCs w:val="20"/>
    </w:rPr>
  </w:style>
  <w:style w:type="paragraph" w:styleId="CommentSubject">
    <w:name w:val="annotation subject"/>
    <w:basedOn w:val="CommentText"/>
    <w:next w:val="CommentText"/>
    <w:link w:val="CommentSubjectChar"/>
    <w:uiPriority w:val="99"/>
    <w:semiHidden/>
    <w:unhideWhenUsed/>
    <w:rsid w:val="004B7BAB"/>
    <w:rPr>
      <w:b/>
      <w:bCs/>
    </w:rPr>
  </w:style>
  <w:style w:type="character" w:customStyle="1" w:styleId="CommentSubjectChar">
    <w:name w:val="Comment Subject Char"/>
    <w:basedOn w:val="CommentTextChar"/>
    <w:link w:val="CommentSubject"/>
    <w:uiPriority w:val="99"/>
    <w:semiHidden/>
    <w:rsid w:val="004B7B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jpeg"/><Relationship Id="rId12" Type="http://schemas.microsoft.com/office/2016/09/relationships/commentsIds" Target="commentsIds.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marinegeo@si.ed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s://marinegeo.github.io/data-submission"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marinegeo.github.io/data-submi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C7E80-A125-4887-8576-BA410AFC3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5</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Janiak, Dean</cp:lastModifiedBy>
  <cp:revision>50</cp:revision>
  <dcterms:created xsi:type="dcterms:W3CDTF">2020-10-09T14:16:00Z</dcterms:created>
  <dcterms:modified xsi:type="dcterms:W3CDTF">2020-12-14T20:06:00Z</dcterms:modified>
</cp:coreProperties>
</file>