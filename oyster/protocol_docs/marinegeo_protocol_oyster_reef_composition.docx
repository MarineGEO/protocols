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5E0228" w:rsidRDefault="0075786E"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Composition</w:t>
      </w:r>
    </w:p>
    <w:p w14:paraId="09038C17" w14:textId="445A0C27" w:rsidR="005E0228" w:rsidRDefault="0079127D"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5A67349B" w14:textId="399F70D0" w:rsidR="005E0228" w:rsidRDefault="0075786E" w:rsidP="005E0228">
      <w:pPr>
        <w:pStyle w:val="BodyText"/>
      </w:pPr>
      <w:r>
        <w:rPr>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Default="0075786E" w:rsidP="005E0228">
      <w:pPr>
        <w:pStyle w:val="BodyText"/>
      </w:pPr>
    </w:p>
    <w:p w14:paraId="6A32CAEA" w14:textId="43CC4FF9" w:rsidR="0075786E" w:rsidRDefault="0075786E" w:rsidP="0075786E">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Protocol: </w:t>
      </w:r>
      <w:r w:rsidR="0000002C">
        <w:rPr>
          <w:rFonts w:ascii="Helvetica Neue Light" w:hAnsi="Helvetica Neue Light"/>
          <w:sz w:val="22"/>
          <w:szCs w:val="22"/>
        </w:rPr>
        <w:t xml:space="preserve">Oyster Reef Composition </w:t>
      </w:r>
      <w:r w:rsidRPr="005E0228">
        <w:rPr>
          <w:rFonts w:ascii="Helvetica Neue Light" w:hAnsi="Helvetica Neue Light"/>
          <w:sz w:val="22"/>
          <w:szCs w:val="22"/>
        </w:rPr>
        <w:t>(202</w:t>
      </w:r>
      <w:r>
        <w:rPr>
          <w:rFonts w:ascii="Helvetica Neue Light" w:hAnsi="Helvetica Neue Light"/>
          <w:sz w:val="22"/>
          <w:szCs w:val="22"/>
        </w:rPr>
        <w:t>1</w:t>
      </w:r>
      <w:r w:rsidRPr="005E0228">
        <w:rPr>
          <w:rFonts w:ascii="Helvetica Neue Light" w:hAnsi="Helvetica Neue Light"/>
          <w:sz w:val="22"/>
          <w:szCs w:val="22"/>
        </w:rPr>
        <w:t>)</w:t>
      </w:r>
      <w:r>
        <w:rPr>
          <w:rFonts w:ascii="Helvetica Neue Light" w:hAnsi="Helvetica Neue Light"/>
          <w:sz w:val="22"/>
          <w:szCs w:val="22"/>
        </w:rPr>
        <w:t>.</w:t>
      </w:r>
      <w:r w:rsidRPr="005E0228">
        <w:rPr>
          <w:rFonts w:ascii="Helvetica Neue Light" w:hAnsi="Helvetica Neue Light"/>
          <w:sz w:val="22"/>
          <w:szCs w:val="22"/>
        </w:rPr>
        <w:t xml:space="preserve"> </w:t>
      </w:r>
      <w:proofErr w:type="spellStart"/>
      <w:r w:rsidRPr="005E0228">
        <w:rPr>
          <w:rFonts w:ascii="Helvetica Neue Light" w:hAnsi="Helvetica Neue Light"/>
          <w:sz w:val="22"/>
          <w:szCs w:val="22"/>
        </w:rPr>
        <w:t>Tennenbaum</w:t>
      </w:r>
      <w:proofErr w:type="spellEnd"/>
      <w:r w:rsidRPr="005E0228">
        <w:rPr>
          <w:rFonts w:ascii="Helvetica Neue Light" w:hAnsi="Helvetica Neue Light"/>
          <w:sz w:val="22"/>
          <w:szCs w:val="22"/>
        </w:rPr>
        <w:t xml:space="preserve"> Marine Observatories Network, </w:t>
      </w:r>
      <w:proofErr w:type="spellStart"/>
      <w:r w:rsidRPr="005E0228">
        <w:rPr>
          <w:rFonts w:ascii="Helvetica Neue Light" w:hAnsi="Helvetica Neue Light"/>
          <w:sz w:val="22"/>
          <w:szCs w:val="22"/>
        </w:rPr>
        <w:t>MarineGEO</w:t>
      </w:r>
      <w:proofErr w:type="spellEnd"/>
      <w:r w:rsidRPr="005E0228">
        <w:rPr>
          <w:rFonts w:ascii="Helvetica Neue Light" w:hAnsi="Helvetica Neue Light"/>
          <w:sz w:val="22"/>
          <w:szCs w:val="22"/>
        </w:rPr>
        <w:t>, Smithsonian Institution.</w:t>
      </w:r>
    </w:p>
    <w:p w14:paraId="729F7405" w14:textId="77777777" w:rsidR="0075786E" w:rsidRPr="005E0228" w:rsidRDefault="0075786E"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79127D"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5E0228" w:rsidRDefault="0035444E" w:rsidP="005E0228">
      <w:pPr>
        <w:pStyle w:val="Heading2"/>
        <w:spacing w:before="0" w:line="276" w:lineRule="auto"/>
        <w:rPr>
          <w:rFonts w:ascii="Helvetica Neue Light" w:hAnsi="Helvetica Neue Light"/>
          <w:b w:val="0"/>
          <w:bCs w:val="0"/>
          <w:color w:val="000000" w:themeColor="text1"/>
        </w:rPr>
      </w:pPr>
      <w:r w:rsidRPr="005E0228">
        <w:rPr>
          <w:rFonts w:ascii="Helvetica Neue Light" w:hAnsi="Helvetica Neue Light"/>
          <w:b w:val="0"/>
          <w:bCs w:val="0"/>
          <w:color w:val="000000" w:themeColor="text1"/>
        </w:rPr>
        <w:t>Introduction</w:t>
      </w:r>
      <w:bookmarkEnd w:id="0"/>
    </w:p>
    <w:p w14:paraId="2F33F910" w14:textId="77777777" w:rsidR="005E0228" w:rsidRPr="00EA713A" w:rsidRDefault="005E0228" w:rsidP="00EA713A">
      <w:pPr>
        <w:pStyle w:val="Compact"/>
        <w:spacing w:before="0" w:after="0" w:line="276" w:lineRule="auto"/>
        <w:rPr>
          <w:rFonts w:ascii="Helvetica Neue Light" w:hAnsi="Helvetica Neue Light"/>
          <w:sz w:val="22"/>
          <w:szCs w:val="22"/>
        </w:rPr>
      </w:pPr>
    </w:p>
    <w:p w14:paraId="496DA312" w14:textId="77777777" w:rsidR="0075786E" w:rsidRPr="00EA713A" w:rsidRDefault="0075786E" w:rsidP="00EA713A">
      <w:pPr>
        <w:spacing w:after="0" w:line="276" w:lineRule="auto"/>
        <w:ind w:firstLine="16"/>
        <w:jc w:val="both"/>
        <w:rPr>
          <w:rFonts w:ascii="Helvetica Neue Light" w:hAnsi="Helvetica Neue Light"/>
          <w:sz w:val="22"/>
          <w:szCs w:val="22"/>
        </w:rPr>
      </w:pPr>
      <w:r w:rsidRPr="00EA713A">
        <w:rPr>
          <w:rFonts w:ascii="Helvetica Neue Light" w:eastAsia="Arial" w:hAnsi="Helvetica Neue Light" w:cs="Arial"/>
          <w:sz w:val="22"/>
          <w:szCs w:val="22"/>
        </w:rPr>
        <w:t xml:space="preserve">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       </w:t>
      </w:r>
    </w:p>
    <w:p w14:paraId="6A037502" w14:textId="77777777" w:rsidR="00326CE5" w:rsidRPr="00EA713A" w:rsidRDefault="00326CE5" w:rsidP="00EA713A">
      <w:pPr>
        <w:pStyle w:val="Compact"/>
        <w:spacing w:before="0" w:after="0" w:line="276" w:lineRule="auto"/>
        <w:rPr>
          <w:rFonts w:ascii="Helvetica Neue Light" w:hAnsi="Helvetica Neue Light"/>
          <w:sz w:val="22"/>
          <w:szCs w:val="22"/>
        </w:rPr>
      </w:pPr>
    </w:p>
    <w:p w14:paraId="21ACC145" w14:textId="77777777" w:rsidR="0097352D" w:rsidRPr="00EA713A" w:rsidRDefault="0035444E" w:rsidP="00EA713A">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EA713A">
        <w:rPr>
          <w:rFonts w:ascii="Helvetica Neue Light" w:hAnsi="Helvetica Neue Light"/>
          <w:b w:val="0"/>
          <w:bCs w:val="0"/>
          <w:color w:val="000000" w:themeColor="text1"/>
          <w:sz w:val="22"/>
          <w:szCs w:val="22"/>
          <w:u w:val="single"/>
        </w:rPr>
        <w:t>Measured Parameters</w:t>
      </w:r>
      <w:bookmarkEnd w:id="1"/>
    </w:p>
    <w:p w14:paraId="2CD8A3FB" w14:textId="77777777" w:rsidR="0075786E" w:rsidRPr="00EA713A" w:rsidRDefault="0075786E" w:rsidP="00EA713A">
      <w:pPr>
        <w:pStyle w:val="ListParagraph"/>
        <w:numPr>
          <w:ilvl w:val="0"/>
          <w:numId w:val="25"/>
        </w:numPr>
        <w:tabs>
          <w:tab w:val="left" w:pos="520"/>
        </w:tabs>
        <w:spacing w:line="276" w:lineRule="auto"/>
        <w:rPr>
          <w:rFonts w:ascii="Helvetica Neue Light" w:eastAsia="Arial" w:hAnsi="Helvetica Neue Light" w:cs="Arial"/>
        </w:rPr>
      </w:pPr>
      <w:r w:rsidRPr="00EA713A">
        <w:rPr>
          <w:rFonts w:ascii="Helvetica Neue Light" w:eastAsia="Arial" w:hAnsi="Helvetica Neue Light" w:cs="Arial"/>
        </w:rPr>
        <w:t>Percent cover of living and non-living substrate</w:t>
      </w:r>
    </w:p>
    <w:p w14:paraId="2AE068F3" w14:textId="77777777" w:rsidR="005E0228" w:rsidRPr="00EA713A" w:rsidRDefault="005E0228" w:rsidP="00EA713A">
      <w:pPr>
        <w:pStyle w:val="Compact"/>
        <w:spacing w:before="0" w:after="0" w:line="276" w:lineRule="auto"/>
        <w:rPr>
          <w:rFonts w:ascii="Helvetica Neue Light" w:hAnsi="Helvetica Neue Light"/>
          <w:sz w:val="22"/>
          <w:szCs w:val="22"/>
        </w:rPr>
      </w:pPr>
    </w:p>
    <w:p w14:paraId="58A10B38" w14:textId="51E720C1" w:rsidR="00326CE5" w:rsidRPr="00AD2F3B" w:rsidRDefault="0079127D"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5E0228" w:rsidRDefault="0035444E" w:rsidP="005E0228">
      <w:pPr>
        <w:pStyle w:val="Heading2"/>
        <w:spacing w:before="0" w:line="276" w:lineRule="auto"/>
        <w:rPr>
          <w:rFonts w:ascii="Helvetica Neue Light" w:hAnsi="Helvetica Neue Light"/>
          <w:b w:val="0"/>
          <w:bCs w:val="0"/>
          <w:color w:val="000000" w:themeColor="text1"/>
        </w:rPr>
      </w:pPr>
      <w:bookmarkStart w:id="2" w:name="requirements"/>
      <w:r w:rsidRPr="005E0228">
        <w:rPr>
          <w:rFonts w:ascii="Helvetica Neue Light" w:hAnsi="Helvetica Neue Light"/>
          <w:b w:val="0"/>
          <w:bCs w:val="0"/>
          <w:color w:val="000000" w:themeColor="text1"/>
        </w:rPr>
        <w:t>Requirements</w:t>
      </w:r>
      <w:bookmarkEnd w:id="2"/>
    </w:p>
    <w:p w14:paraId="037802B6" w14:textId="0D2C2003" w:rsidR="0075786E" w:rsidRPr="00FC3924" w:rsidRDefault="00C75476" w:rsidP="00FC3924">
      <w:pPr>
        <w:spacing w:after="0" w:line="276" w:lineRule="auto"/>
        <w:rPr>
          <w:rFonts w:ascii="Helvetica Neue Light" w:hAnsi="Helvetica Neue Light"/>
          <w:sz w:val="22"/>
          <w:szCs w:val="22"/>
        </w:rPr>
      </w:pPr>
      <w:ins w:id="3" w:author="Janiak, Dean" w:date="2020-10-21T15:56:00Z">
        <w:r w:rsidRPr="00FC3924">
          <w:rPr>
            <w:rFonts w:ascii="Helvetica Neue Light" w:hAnsi="Helvetica Neue Light"/>
            <w:noProof/>
            <w:sz w:val="22"/>
            <w:szCs w:val="22"/>
          </w:rPr>
          <w:drawing>
            <wp:anchor distT="0" distB="0" distL="114300" distR="114300" simplePos="0" relativeHeight="251658240" behindDoc="0" locked="0" layoutInCell="1" allowOverlap="1" wp14:anchorId="1B424B21" wp14:editId="087E2C08">
              <wp:simplePos x="0" y="0"/>
              <wp:positionH relativeFrom="column">
                <wp:posOffset>3683635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2E0CB0D2" w14:textId="5DC9436A"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Personnel: 2 – 4 people</w:t>
      </w:r>
    </w:p>
    <w:p w14:paraId="37E844AD" w14:textId="4BF79347" w:rsidR="0075786E" w:rsidRPr="00FC3924" w:rsidRDefault="0075786E" w:rsidP="00FC3924">
      <w:pPr>
        <w:spacing w:after="0" w:line="276" w:lineRule="auto"/>
        <w:rPr>
          <w:rFonts w:ascii="Helvetica Neue Light" w:hAnsi="Helvetica Neue Light"/>
          <w:sz w:val="22"/>
          <w:szCs w:val="22"/>
        </w:rPr>
      </w:pPr>
    </w:p>
    <w:p w14:paraId="54FBE611" w14:textId="332C7D73"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Estimated Total Time Per Location (n = 3 transects per site)</w:t>
      </w:r>
    </w:p>
    <w:p w14:paraId="058A2D30" w14:textId="79DEFB19"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 xml:space="preserve">Preparation: </w:t>
      </w:r>
      <w:proofErr w:type="gramStart"/>
      <w:r w:rsidRPr="00FC3924">
        <w:rPr>
          <w:rFonts w:ascii="Helvetica Neue Light" w:eastAsia="Arial" w:hAnsi="Helvetica Neue Light" w:cs="Arial"/>
          <w:sz w:val="22"/>
          <w:szCs w:val="22"/>
        </w:rPr>
        <w:t>1 person</w:t>
      </w:r>
      <w:proofErr w:type="gramEnd"/>
      <w:r w:rsidRPr="00FC3924">
        <w:rPr>
          <w:rFonts w:ascii="Helvetica Neue Light" w:eastAsia="Arial" w:hAnsi="Helvetica Neue Light" w:cs="Arial"/>
          <w:sz w:val="22"/>
          <w:szCs w:val="22"/>
        </w:rPr>
        <w:t xml:space="preserve"> x &lt;1 day</w:t>
      </w:r>
    </w:p>
    <w:p w14:paraId="5722D2B8" w14:textId="3C9270EC"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Fieldwork: 2 - 4 people x &lt;1 day per location</w:t>
      </w:r>
    </w:p>
    <w:p w14:paraId="47B7B84E" w14:textId="25CA3262"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Post processing: None</w:t>
      </w:r>
    </w:p>
    <w:p w14:paraId="51186F73" w14:textId="36483E85" w:rsidR="0075786E" w:rsidRPr="00FC3924" w:rsidRDefault="0075786E" w:rsidP="00FC3924">
      <w:pPr>
        <w:spacing w:after="0" w:line="276" w:lineRule="auto"/>
        <w:ind w:firstLine="720"/>
        <w:rPr>
          <w:rFonts w:ascii="Helvetica Neue Light" w:hAnsi="Helvetica Neue Light"/>
          <w:sz w:val="22"/>
          <w:szCs w:val="22"/>
        </w:rPr>
      </w:pPr>
      <w:r w:rsidRPr="00FC3924">
        <w:rPr>
          <w:rFonts w:ascii="Helvetica Neue Light" w:eastAsia="Arial" w:hAnsi="Helvetica Neue Light" w:cs="Arial"/>
          <w:sz w:val="22"/>
          <w:szCs w:val="22"/>
        </w:rPr>
        <w:t xml:space="preserve">Data processing: </w:t>
      </w:r>
      <w:proofErr w:type="gramStart"/>
      <w:r w:rsidRPr="00FC3924">
        <w:rPr>
          <w:rFonts w:ascii="Helvetica Neue Light" w:eastAsia="Arial" w:hAnsi="Helvetica Neue Light" w:cs="Arial"/>
          <w:sz w:val="22"/>
          <w:szCs w:val="22"/>
        </w:rPr>
        <w:t>1 person</w:t>
      </w:r>
      <w:proofErr w:type="gramEnd"/>
      <w:r w:rsidRPr="00FC3924">
        <w:rPr>
          <w:rFonts w:ascii="Helvetica Neue Light" w:eastAsia="Arial" w:hAnsi="Helvetica Neue Light" w:cs="Arial"/>
          <w:sz w:val="22"/>
          <w:szCs w:val="22"/>
        </w:rPr>
        <w:t xml:space="preserve"> x &lt;1 day</w:t>
      </w:r>
    </w:p>
    <w:p w14:paraId="732B14B8" w14:textId="77777777" w:rsidR="00FC3924" w:rsidRDefault="00FC3924" w:rsidP="00FC3924">
      <w:pPr>
        <w:spacing w:after="0" w:line="276" w:lineRule="auto"/>
        <w:rPr>
          <w:rFonts w:ascii="Helvetica Neue Light" w:eastAsia="Arial" w:hAnsi="Helvetica Neue Light" w:cs="Arial"/>
          <w:sz w:val="22"/>
          <w:szCs w:val="22"/>
        </w:rPr>
      </w:pPr>
    </w:p>
    <w:p w14:paraId="31787BCD" w14:textId="6C9EBF5F" w:rsidR="0075786E" w:rsidRPr="00FC3924" w:rsidRDefault="00EA713A" w:rsidP="00FC3924">
      <w:pPr>
        <w:spacing w:after="0" w:line="276" w:lineRule="auto"/>
        <w:rPr>
          <w:rFonts w:ascii="Helvetica Neue Light" w:hAnsi="Helvetica Neue Light"/>
          <w:sz w:val="22"/>
          <w:szCs w:val="22"/>
        </w:rPr>
      </w:pPr>
      <w:r w:rsidRPr="00FC3924">
        <w:rPr>
          <w:rFonts w:ascii="Helvetica Neue Light" w:hAnsi="Helvetica Neue Light"/>
          <w:noProof/>
          <w:sz w:val="22"/>
          <w:szCs w:val="22"/>
        </w:rPr>
        <mc:AlternateContent>
          <mc:Choice Requires="wps">
            <w:drawing>
              <wp:anchor distT="0" distB="0" distL="114300" distR="114300" simplePos="0" relativeHeight="251659264" behindDoc="0" locked="0" layoutInCell="1" allowOverlap="1" wp14:anchorId="772EA160" wp14:editId="6D711F73">
                <wp:simplePos x="0" y="0"/>
                <wp:positionH relativeFrom="column">
                  <wp:posOffset>3815666</wp:posOffset>
                </wp:positionH>
                <wp:positionV relativeFrom="paragraph">
                  <wp:posOffset>367372</wp:posOffset>
                </wp:positionV>
                <wp:extent cx="2276475" cy="109903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76475" cy="1099039"/>
                        </a:xfrm>
                        <a:prstGeom prst="rect">
                          <a:avLst/>
                        </a:prstGeom>
                        <a:noFill/>
                        <a:ln w="6350">
                          <a:noFill/>
                        </a:ln>
                      </wps:spPr>
                      <wps:txbx>
                        <w:txbxContent>
                          <w:p w14:paraId="2C99A646" w14:textId="275DDE09" w:rsidR="0075786E" w:rsidRPr="00EA713A" w:rsidRDefault="0075786E" w:rsidP="0075786E">
                            <w:pPr>
                              <w:pStyle w:val="Compact"/>
                              <w:spacing w:before="0" w:after="0" w:line="276" w:lineRule="auto"/>
                              <w:rPr>
                                <w:rFonts w:ascii="Helvetica Neue Light" w:hAnsi="Helvetica Neue Light"/>
                                <w:sz w:val="22"/>
                                <w:szCs w:val="22"/>
                              </w:rPr>
                            </w:pPr>
                            <w:r w:rsidRPr="00EA713A">
                              <w:rPr>
                                <w:rFonts w:ascii="Helvetica Neue Light" w:eastAsia="Arial" w:hAnsi="Helvetica Neue Light" w:cs="Arial"/>
                                <w:sz w:val="22"/>
                                <w:szCs w:val="22"/>
                              </w:rPr>
                              <w:t>Figure 1. 1x1 m quadrat with 81 intersecting points, 9 holes drilled every 10 cm on each side with string pulled through, PVC can be ¾’’ – 1’’ in diameter</w:t>
                            </w:r>
                            <w:r w:rsidRPr="00EA713A">
                              <w:rPr>
                                <w:rFonts w:ascii="Helvetica Neue Light" w:eastAsia="Arial" w:hAnsi="Helvetica Neue Light" w:cs="Arial"/>
                                <w:sz w:val="22"/>
                                <w:szCs w:val="22"/>
                              </w:rPr>
                              <w:t>.</w:t>
                            </w:r>
                            <w:r w:rsidRPr="00EA713A">
                              <w:rPr>
                                <w:rFonts w:ascii="Helvetica Neue Light" w:eastAsia="Arial" w:hAnsi="Helvetica Neue Light" w:cs="Arial"/>
                                <w:sz w:val="22"/>
                                <w:szCs w:val="22"/>
                              </w:rPr>
                              <w:t xml:space="preserve">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0.45pt;margin-top:28.95pt;width:179.25pt;height:8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" filled="f" stroked="f" strokeweight=".5pt">
                <v:textbox>
                  <w:txbxContent>
                    <w:p w14:paraId="2C99A646" w14:textId="275DDE09" w:rsidR="0075786E" w:rsidRPr="00EA713A" w:rsidRDefault="0075786E" w:rsidP="0075786E">
                      <w:pPr>
                        <w:pStyle w:val="Compact"/>
                        <w:spacing w:before="0" w:after="0" w:line="276" w:lineRule="auto"/>
                        <w:rPr>
                          <w:rFonts w:ascii="Helvetica Neue Light" w:hAnsi="Helvetica Neue Light"/>
                          <w:sz w:val="22"/>
                          <w:szCs w:val="22"/>
                        </w:rPr>
                      </w:pPr>
                      <w:r w:rsidRPr="00EA713A">
                        <w:rPr>
                          <w:rFonts w:ascii="Helvetica Neue Light" w:eastAsia="Arial" w:hAnsi="Helvetica Neue Light" w:cs="Arial"/>
                          <w:sz w:val="22"/>
                          <w:szCs w:val="22"/>
                        </w:rPr>
                        <w:t>Figure 1. 1x1 m quadrat with 81 intersecting points, 9 holes drilled every 10 cm on each side with string pulled through, PVC can be ¾’’ – 1’’ in diameter</w:t>
                      </w:r>
                      <w:r w:rsidRPr="00EA713A">
                        <w:rPr>
                          <w:rFonts w:ascii="Helvetica Neue Light" w:eastAsia="Arial" w:hAnsi="Helvetica Neue Light" w:cs="Arial"/>
                          <w:sz w:val="22"/>
                          <w:szCs w:val="22"/>
                        </w:rPr>
                        <w:t>.</w:t>
                      </w:r>
                      <w:r w:rsidRPr="00EA713A">
                        <w:rPr>
                          <w:rFonts w:ascii="Helvetica Neue Light" w:eastAsia="Arial" w:hAnsi="Helvetica Neue Light" w:cs="Arial"/>
                          <w:sz w:val="22"/>
                          <w:szCs w:val="22"/>
                        </w:rPr>
                        <w:t xml:space="preserve">                                                                                                    </w:t>
                      </w:r>
                    </w:p>
                    <w:p w14:paraId="4A0B6369" w14:textId="77777777" w:rsidR="0075786E" w:rsidRDefault="0075786E"/>
                  </w:txbxContent>
                </v:textbox>
              </v:shape>
            </w:pict>
          </mc:Fallback>
        </mc:AlternateContent>
      </w:r>
      <w:r w:rsidR="0075786E" w:rsidRPr="00FC3924">
        <w:rPr>
          <w:rFonts w:ascii="Helvetica Neue Light" w:eastAsia="Arial" w:hAnsi="Helvetica Neue Light" w:cs="Arial"/>
          <w:sz w:val="22"/>
          <w:szCs w:val="22"/>
        </w:rPr>
        <w:t>Replication: 5 replicate quadrates per transect, 3 replicate transects per reef, 3 reefs per region</w:t>
      </w:r>
    </w:p>
    <w:p w14:paraId="763225F6" w14:textId="3041EFF1" w:rsidR="0075786E" w:rsidRPr="00FC3924" w:rsidRDefault="0075786E" w:rsidP="00FC3924">
      <w:pPr>
        <w:spacing w:after="0" w:line="276" w:lineRule="auto"/>
        <w:rPr>
          <w:rFonts w:ascii="Helvetica Neue Light" w:hAnsi="Helvetica Neue Light"/>
          <w:sz w:val="22"/>
          <w:szCs w:val="22"/>
        </w:rPr>
      </w:pPr>
    </w:p>
    <w:p w14:paraId="4DCCEAAB" w14:textId="502166FA"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rPr>
        <w:t>Materials:</w:t>
      </w:r>
      <w:r w:rsidRPr="00FC3924">
        <w:rPr>
          <w:rFonts w:ascii="Helvetica Neue Light" w:hAnsi="Helvetica Neue Light"/>
          <w:noProof/>
          <w:sz w:val="22"/>
          <w:szCs w:val="22"/>
        </w:rPr>
        <w:t xml:space="preserve"> </w:t>
      </w:r>
    </w:p>
    <w:p w14:paraId="24990917" w14:textId="32FBF95E" w:rsidR="0075786E" w:rsidRPr="00FC3924" w:rsidRDefault="0075786E" w:rsidP="00FC3924">
      <w:pPr>
        <w:spacing w:after="0" w:line="276" w:lineRule="auto"/>
        <w:rPr>
          <w:rFonts w:ascii="Helvetica Neue Light" w:hAnsi="Helvetica Neue Light"/>
          <w:sz w:val="22"/>
          <w:szCs w:val="22"/>
        </w:rPr>
      </w:pPr>
      <w:r w:rsidRPr="00FC3924">
        <w:rPr>
          <w:rFonts w:ascii="Helvetica Neue Light" w:eastAsia="Arial" w:hAnsi="Helvetica Neue Light" w:cs="Arial"/>
          <w:sz w:val="22"/>
          <w:szCs w:val="22"/>
          <w:u w:val="single"/>
        </w:rPr>
        <w:t>Fieldwork:</w:t>
      </w:r>
    </w:p>
    <w:p w14:paraId="4FE4C64F" w14:textId="615D0AA7"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 xml:space="preserve">81-point PVC quadrat (Figure 1)      </w:t>
      </w:r>
    </w:p>
    <w:p w14:paraId="773BF12A" w14:textId="7CA292D5"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30 m transect tape (3)</w:t>
      </w:r>
    </w:p>
    <w:p w14:paraId="7B824125" w14:textId="2911D708" w:rsidR="0075786E" w:rsidRPr="00FC3924" w:rsidRDefault="0075786E" w:rsidP="00EA713A">
      <w:pPr>
        <w:pStyle w:val="ListParagraph"/>
        <w:numPr>
          <w:ilvl w:val="0"/>
          <w:numId w:val="22"/>
        </w:numPr>
        <w:spacing w:line="276" w:lineRule="auto"/>
        <w:rPr>
          <w:rFonts w:ascii="Helvetica Neue Light" w:hAnsi="Helvetica Neue Light"/>
        </w:rPr>
      </w:pPr>
      <w:r w:rsidRPr="00FC3924">
        <w:rPr>
          <w:rFonts w:ascii="Helvetica Neue Light" w:hAnsi="Helvetica Neue Light"/>
        </w:rPr>
        <w:t>Camera</w:t>
      </w:r>
    </w:p>
    <w:p w14:paraId="0EFBBC04" w14:textId="32BA133D" w:rsidR="00FC3924" w:rsidRPr="00EA713A" w:rsidRDefault="0075786E" w:rsidP="005E0228">
      <w:pPr>
        <w:pStyle w:val="ListParagraph"/>
        <w:numPr>
          <w:ilvl w:val="0"/>
          <w:numId w:val="22"/>
        </w:numPr>
        <w:spacing w:line="276" w:lineRule="auto"/>
        <w:rPr>
          <w:rFonts w:ascii="Helvetica Neue Light" w:hAnsi="Helvetica Neue Light"/>
        </w:rPr>
      </w:pPr>
      <w:r w:rsidRPr="00FC3924">
        <w:rPr>
          <w:rFonts w:ascii="Helvetica Neue Light" w:hAnsi="Helvetica Neue Light"/>
        </w:rPr>
        <w:t>Oyster reef composition data sheets</w:t>
      </w:r>
    </w:p>
    <w:p w14:paraId="0A45B2CF" w14:textId="77777777" w:rsidR="00EA713A" w:rsidRDefault="00EA713A" w:rsidP="005E0228">
      <w:pPr>
        <w:pStyle w:val="Compact"/>
        <w:spacing w:before="0" w:after="0" w:line="276" w:lineRule="auto"/>
        <w:rPr>
          <w:rFonts w:ascii="Helvetica Neue Light" w:hAnsi="Helvetica Neue Light"/>
        </w:rPr>
      </w:pPr>
    </w:p>
    <w:p w14:paraId="277C6A32" w14:textId="467DA266" w:rsidR="006E6934" w:rsidRPr="00AD2F3B" w:rsidRDefault="0079127D" w:rsidP="005E0228">
      <w:pPr>
        <w:pStyle w:val="Compact"/>
        <w:spacing w:before="0" w:after="0" w:line="276" w:lineRule="auto"/>
        <w:rPr>
          <w:rFonts w:ascii="Helvetica Neue Light" w:hAnsi="Helvetica Neue Light"/>
        </w:rPr>
      </w:pPr>
      <w:r>
        <w:rPr>
          <w:rFonts w:ascii="Helvetica Neue Light" w:hAnsi="Helvetica Neue Light"/>
          <w:noProof/>
        </w:rPr>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E0228" w:rsidRDefault="0035444E" w:rsidP="00FC3924">
      <w:pPr>
        <w:pStyle w:val="Heading2"/>
        <w:spacing w:before="0" w:line="276" w:lineRule="auto"/>
        <w:rPr>
          <w:rFonts w:ascii="Helvetica Neue Light" w:hAnsi="Helvetica Neue Light"/>
          <w:b w:val="0"/>
          <w:bCs w:val="0"/>
          <w:color w:val="000000" w:themeColor="text1"/>
        </w:rPr>
      </w:pPr>
      <w:bookmarkStart w:id="4" w:name="methods"/>
      <w:r w:rsidRPr="005E0228">
        <w:rPr>
          <w:rFonts w:ascii="Helvetica Neue Light" w:hAnsi="Helvetica Neue Light"/>
          <w:b w:val="0"/>
          <w:bCs w:val="0"/>
          <w:color w:val="000000" w:themeColor="text1"/>
        </w:rPr>
        <w:t>Methods</w:t>
      </w:r>
      <w:bookmarkEnd w:id="4"/>
    </w:p>
    <w:p w14:paraId="43187CCE" w14:textId="77777777" w:rsidR="00FC3924" w:rsidRDefault="00FC3924" w:rsidP="00FC3924">
      <w:pPr>
        <w:pStyle w:val="FirstParagraph"/>
        <w:spacing w:before="0" w:after="0" w:line="276" w:lineRule="auto"/>
        <w:rPr>
          <w:rFonts w:ascii="Helvetica Neue Light" w:hAnsi="Helvetica Neue Light"/>
          <w:sz w:val="22"/>
          <w:szCs w:val="22"/>
        </w:rPr>
      </w:pPr>
    </w:p>
    <w:p w14:paraId="58CDBD2D" w14:textId="5A4C7B06" w:rsidR="00FC3924" w:rsidRPr="00FC3924" w:rsidRDefault="0035444E" w:rsidP="00FC3924">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rPr>
        <w:t xml:space="preserve">Fully review this and any additional protocols necessary for the sampling excursion. Address any questions or concerns to </w:t>
      </w:r>
      <w:hyperlink r:id="rId11">
        <w:r w:rsidRPr="005E0228">
          <w:rPr>
            <w:rStyle w:val="Hyperlink"/>
            <w:rFonts w:ascii="Helvetica Neue Light" w:hAnsi="Helvetica Neue Light"/>
            <w:sz w:val="22"/>
            <w:szCs w:val="22"/>
          </w:rPr>
          <w:t>marinegeo@si.edu</w:t>
        </w:r>
      </w:hyperlink>
      <w:r w:rsidRPr="005E0228">
        <w:rPr>
          <w:rFonts w:ascii="Helvetica Neue Light" w:hAnsi="Helvetica Neue Light"/>
          <w:sz w:val="22"/>
          <w:szCs w:val="22"/>
        </w:rPr>
        <w:t xml:space="preserve"> before beginning this protocol. </w:t>
      </w:r>
    </w:p>
    <w:p w14:paraId="7F3BEDE3" w14:textId="77777777" w:rsidR="00FC3924" w:rsidRDefault="00FC3924" w:rsidP="00FC3924">
      <w:pPr>
        <w:spacing w:after="0" w:line="276" w:lineRule="auto"/>
        <w:rPr>
          <w:rFonts w:ascii="Helvetica Neue Light" w:eastAsia="Arial" w:hAnsi="Helvetica Neue Light" w:cs="Arial"/>
          <w:sz w:val="22"/>
          <w:szCs w:val="22"/>
          <w:u w:val="single"/>
        </w:rPr>
      </w:pPr>
    </w:p>
    <w:p w14:paraId="22C54EA2" w14:textId="7ACC007E" w:rsidR="0075786E" w:rsidRPr="0075786E" w:rsidRDefault="0075786E" w:rsidP="00FC3924">
      <w:pPr>
        <w:spacing w:after="0" w:line="276" w:lineRule="auto"/>
        <w:rPr>
          <w:rFonts w:ascii="Helvetica Neue Light" w:hAnsi="Helvetica Neue Light"/>
          <w:sz w:val="22"/>
          <w:szCs w:val="22"/>
        </w:rPr>
      </w:pPr>
      <w:r w:rsidRPr="0075786E">
        <w:rPr>
          <w:rFonts w:ascii="Helvetica Neue Light" w:eastAsia="Arial" w:hAnsi="Helvetica Neue Light" w:cs="Arial"/>
          <w:sz w:val="22"/>
          <w:szCs w:val="22"/>
          <w:u w:val="single"/>
        </w:rPr>
        <w:lastRenderedPageBreak/>
        <w:t>Preparation:</w:t>
      </w:r>
    </w:p>
    <w:p w14:paraId="20328086" w14:textId="67384050"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 xml:space="preserve">Review the </w:t>
      </w:r>
      <w:proofErr w:type="spellStart"/>
      <w:r w:rsidRPr="00FC3924">
        <w:rPr>
          <w:rFonts w:ascii="Helvetica Neue Light" w:eastAsia="Arial" w:hAnsi="Helvetica Neue Light" w:cs="Arial"/>
        </w:rPr>
        <w:t>MarineGEO</w:t>
      </w:r>
      <w:proofErr w:type="spellEnd"/>
      <w:r w:rsidRPr="00FC3924">
        <w:rPr>
          <w:rFonts w:ascii="Helvetica Neue Light" w:eastAsia="Arial" w:hAnsi="Helvetica Neue Light" w:cs="Arial"/>
        </w:rPr>
        <w:t xml:space="preserve"> </w:t>
      </w:r>
      <w:r w:rsidRPr="00FC3924">
        <w:rPr>
          <w:rFonts w:ascii="Helvetica Neue Light" w:eastAsia="Arial" w:hAnsi="Helvetica Neue Light" w:cs="Arial"/>
          <w:u w:val="single"/>
        </w:rPr>
        <w:t>Oyster Reef Habitat Survey Design</w:t>
      </w:r>
      <w:r w:rsidRPr="00FC3924">
        <w:rPr>
          <w:rFonts w:ascii="Helvetica Neue Light" w:eastAsia="Arial" w:hAnsi="Helvetica Neue Light" w:cs="Arial"/>
        </w:rPr>
        <w:t xml:space="preserve"> for selection of permanent sites.</w:t>
      </w:r>
    </w:p>
    <w:p w14:paraId="65B7C258" w14:textId="602FD26B"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Become familiar with the methodology prior to going out into the field to conduct sampling.</w:t>
      </w:r>
    </w:p>
    <w:p w14:paraId="1B43D6A7" w14:textId="01FBD11F"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Print datasheets on waterproof paper.</w:t>
      </w:r>
    </w:p>
    <w:p w14:paraId="148E7CB8" w14:textId="77777777" w:rsidR="0075786E" w:rsidRPr="00FC3924" w:rsidRDefault="0075786E" w:rsidP="00FC3924">
      <w:pPr>
        <w:pStyle w:val="ListParagraph"/>
        <w:numPr>
          <w:ilvl w:val="0"/>
          <w:numId w:val="21"/>
        </w:numPr>
        <w:tabs>
          <w:tab w:val="left" w:pos="527"/>
        </w:tabs>
        <w:spacing w:line="276" w:lineRule="auto"/>
        <w:rPr>
          <w:rFonts w:ascii="Helvetica Neue Light" w:eastAsia="Arial" w:hAnsi="Helvetica Neue Light" w:cs="Arial"/>
        </w:rPr>
      </w:pPr>
      <w:r w:rsidRPr="00FC3924">
        <w:rPr>
          <w:rFonts w:ascii="Helvetica Neue Light" w:eastAsia="Arial" w:hAnsi="Helvetica Neue Light" w:cs="Arial"/>
        </w:rPr>
        <w:t>This protocol assumes that n = 5 replicate quadrats for percent cover are taken per each transect. Three (n = 3) transects are done per each site.</w:t>
      </w:r>
    </w:p>
    <w:p w14:paraId="4BC66E41" w14:textId="70D4D925" w:rsidR="0075786E" w:rsidRPr="00FC3924" w:rsidRDefault="0075786E" w:rsidP="00FC3924">
      <w:pPr>
        <w:pStyle w:val="ListParagraph"/>
        <w:numPr>
          <w:ilvl w:val="0"/>
          <w:numId w:val="21"/>
        </w:numPr>
        <w:tabs>
          <w:tab w:val="left" w:pos="520"/>
        </w:tabs>
        <w:spacing w:line="276" w:lineRule="auto"/>
        <w:rPr>
          <w:rFonts w:ascii="Helvetica Neue Light" w:eastAsia="Arial" w:hAnsi="Helvetica Neue Light" w:cs="Arial"/>
        </w:rPr>
      </w:pPr>
      <w:r w:rsidRPr="00FC3924">
        <w:rPr>
          <w:rFonts w:ascii="Helvetica Neue Light" w:eastAsia="Arial" w:hAnsi="Helvetica Neue Light" w:cs="Arial"/>
        </w:rPr>
        <w:t>For intertidal reefs, sampling is done at a low tide when oysters</w:t>
      </w:r>
      <w:r w:rsidR="00C75476">
        <w:rPr>
          <w:rFonts w:ascii="Helvetica Neue Light" w:eastAsia="Arial" w:hAnsi="Helvetica Neue Light" w:cs="Arial"/>
        </w:rPr>
        <w:t xml:space="preserve"> </w:t>
      </w:r>
      <w:r w:rsidRPr="00FC3924">
        <w:rPr>
          <w:rFonts w:ascii="Helvetica Neue Light" w:eastAsia="Arial" w:hAnsi="Helvetica Neue Light" w:cs="Arial"/>
        </w:rPr>
        <w:t xml:space="preserve">are exposed.  For subtidal reefs, timing of sampling is site dependent. </w:t>
      </w:r>
    </w:p>
    <w:p w14:paraId="4509A30D" w14:textId="77777777" w:rsidR="00FC3924" w:rsidRDefault="00FC3924" w:rsidP="00D21F15">
      <w:pPr>
        <w:spacing w:after="0" w:line="276" w:lineRule="auto"/>
        <w:rPr>
          <w:rFonts w:ascii="Helvetica Neue Light" w:eastAsia="Arial" w:hAnsi="Helvetica Neue Light" w:cs="Arial"/>
          <w:sz w:val="22"/>
          <w:szCs w:val="22"/>
          <w:u w:val="single"/>
        </w:rPr>
      </w:pPr>
    </w:p>
    <w:p w14:paraId="5E6E9969" w14:textId="3BC30E55" w:rsidR="0075786E" w:rsidRPr="0075786E" w:rsidRDefault="0075786E" w:rsidP="00D21F15">
      <w:pPr>
        <w:spacing w:after="0" w:line="276" w:lineRule="auto"/>
        <w:rPr>
          <w:rFonts w:ascii="Helvetica Neue Light" w:hAnsi="Helvetica Neue Light"/>
          <w:sz w:val="22"/>
          <w:szCs w:val="22"/>
        </w:rPr>
      </w:pPr>
      <w:r w:rsidRPr="0075786E">
        <w:rPr>
          <w:rFonts w:ascii="Helvetica Neue Light" w:eastAsia="Arial" w:hAnsi="Helvetica Neue Light" w:cs="Arial"/>
          <w:sz w:val="22"/>
          <w:szCs w:val="22"/>
          <w:u w:val="single"/>
        </w:rPr>
        <w:t>Fieldwork:</w:t>
      </w:r>
    </w:p>
    <w:p w14:paraId="2A859D48" w14:textId="47EA25F6" w:rsidR="0075786E" w:rsidRPr="00D21F15" w:rsidRDefault="0075786E" w:rsidP="00D21F15">
      <w:pPr>
        <w:pStyle w:val="ListParagraph"/>
        <w:numPr>
          <w:ilvl w:val="0"/>
          <w:numId w:val="19"/>
        </w:numPr>
        <w:tabs>
          <w:tab w:val="left" w:pos="520"/>
        </w:tabs>
        <w:spacing w:line="276" w:lineRule="auto"/>
        <w:jc w:val="both"/>
        <w:rPr>
          <w:rFonts w:ascii="Helvetica Neue Light" w:eastAsia="Arial" w:hAnsi="Helvetica Neue Light" w:cs="Arial"/>
        </w:rPr>
      </w:pPr>
      <w:r w:rsidRPr="00D21F15">
        <w:rPr>
          <w:rFonts w:ascii="Helvetica Neue Light" w:eastAsia="Arial" w:hAnsi="Helvetica Neue Light" w:cs="Arial"/>
        </w:rPr>
        <w:t xml:space="preserve">Lay out </w:t>
      </w:r>
      <w:r w:rsidR="00933096">
        <w:rPr>
          <w:rFonts w:ascii="Helvetica Neue Light" w:eastAsia="Arial" w:hAnsi="Helvetica Neue Light" w:cs="Arial"/>
        </w:rPr>
        <w:t>three</w:t>
      </w:r>
      <w:r w:rsidRPr="00D21F15">
        <w:rPr>
          <w:rFonts w:ascii="Helvetica Neue Light" w:eastAsia="Arial" w:hAnsi="Helvetica Neue Light" w:cs="Arial"/>
        </w:rPr>
        <w:t xml:space="preserve"> 30 m transects across a single reef. The first should go along the area where the highest density of oysters are, and the subsequent 2 should go on the left and the right of the initial transect and at least 1.5 m from it. In many cases, the crest of the reef might not be the area with most live oysters. </w:t>
      </w:r>
    </w:p>
    <w:p w14:paraId="62EFA7C0" w14:textId="2FC25AD7" w:rsidR="0075786E" w:rsidRPr="00D21F15" w:rsidRDefault="0075786E" w:rsidP="00D21F15">
      <w:pPr>
        <w:pStyle w:val="ListParagraph"/>
        <w:numPr>
          <w:ilvl w:val="0"/>
          <w:numId w:val="19"/>
        </w:numPr>
        <w:tabs>
          <w:tab w:val="left" w:pos="520"/>
        </w:tabs>
        <w:spacing w:line="276" w:lineRule="auto"/>
        <w:jc w:val="both"/>
        <w:rPr>
          <w:rFonts w:ascii="Helvetica Neue Light" w:eastAsia="Arial" w:hAnsi="Helvetica Neue Light" w:cs="Arial"/>
        </w:rPr>
      </w:pPr>
      <w:r w:rsidRPr="00D21F15">
        <w:rPr>
          <w:rFonts w:ascii="Helvetica Neue Light" w:eastAsia="Arial" w:hAnsi="Helvetica Neue Light"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In such scenarios, please contact </w:t>
      </w:r>
      <w:proofErr w:type="spellStart"/>
      <w:r w:rsidRPr="00D21F15">
        <w:rPr>
          <w:rFonts w:ascii="Helvetica Neue Light" w:eastAsia="Arial" w:hAnsi="Helvetica Neue Light" w:cs="Arial"/>
        </w:rPr>
        <w:t>MarineGEO</w:t>
      </w:r>
      <w:proofErr w:type="spellEnd"/>
      <w:r w:rsidRPr="00D21F15">
        <w:rPr>
          <w:rFonts w:ascii="Helvetica Neue Light" w:eastAsia="Arial" w:hAnsi="Helvetica Neue Light" w:cs="Arial"/>
        </w:rPr>
        <w:t xml:space="preserve"> to verify altered methods.  See Figure 2 for examples of how to lay out transects on different reefs.  </w:t>
      </w:r>
    </w:p>
    <w:p w14:paraId="22A0DFD0" w14:textId="086D7783" w:rsidR="0075786E" w:rsidRDefault="0075786E" w:rsidP="00D21F15">
      <w:pPr>
        <w:pStyle w:val="Compact"/>
        <w:numPr>
          <w:ilvl w:val="0"/>
          <w:numId w:val="19"/>
        </w:numPr>
        <w:spacing w:before="0" w:after="0" w:line="276" w:lineRule="auto"/>
        <w:rPr>
          <w:rFonts w:ascii="Helvetica Neue Light" w:eastAsia="Arial" w:hAnsi="Helvetica Neue Light" w:cs="Arial"/>
          <w:sz w:val="22"/>
          <w:szCs w:val="22"/>
        </w:rPr>
      </w:pPr>
      <w:r w:rsidRPr="0075786E">
        <w:rPr>
          <w:rFonts w:ascii="Helvetica Neue Light" w:eastAsia="Arial" w:hAnsi="Helvetica Neue Light" w:cs="Arial"/>
          <w:sz w:val="22"/>
          <w:szCs w:val="22"/>
        </w:rPr>
        <w:t xml:space="preserve">For a transect reaching 30 m, 5 replicate quadrats are taken along predetermined points. At 5, </w:t>
      </w:r>
      <w:proofErr w:type="gramStart"/>
      <w:r w:rsidRPr="0075786E">
        <w:rPr>
          <w:rFonts w:ascii="Helvetica Neue Light" w:eastAsia="Arial" w:hAnsi="Helvetica Neue Light" w:cs="Arial"/>
          <w:sz w:val="22"/>
          <w:szCs w:val="22"/>
        </w:rPr>
        <w:t>12, 15, 20, and 25 meter</w:t>
      </w:r>
      <w:proofErr w:type="gramEnd"/>
      <w:r w:rsidRPr="0075786E">
        <w:rPr>
          <w:rFonts w:ascii="Helvetica Neue Light" w:eastAsia="Arial" w:hAnsi="Helvetica Neue Light" w:cs="Arial"/>
          <w:sz w:val="22"/>
          <w:szCs w:val="22"/>
        </w:rPr>
        <w:t xml:space="preserve"> marks, lay the quadrat to the right of the transect tape with the meter value touching the lower left corner of the quadrat</w:t>
      </w:r>
      <w:r w:rsidR="00D21F15">
        <w:rPr>
          <w:rFonts w:ascii="Helvetica Neue Light" w:eastAsia="Arial" w:hAnsi="Helvetica Neue Light" w:cs="Arial"/>
          <w:sz w:val="22"/>
          <w:szCs w:val="22"/>
        </w:rPr>
        <w:t>.</w:t>
      </w:r>
      <w:r w:rsidRPr="0075786E">
        <w:rPr>
          <w:rFonts w:ascii="Helvetica Neue Light" w:eastAsia="Arial" w:hAnsi="Helvetica Neue Light" w:cs="Arial"/>
          <w:sz w:val="22"/>
          <w:szCs w:val="22"/>
        </w:rPr>
        <w:t xml:space="preserve"> For transects that do not reach the desired 30 m, quadrats can be placed at points determined by the practitioner but should be at least 1 m from each other (</w:t>
      </w:r>
      <w:proofErr w:type="gramStart"/>
      <w:r w:rsidRPr="0075786E">
        <w:rPr>
          <w:rFonts w:ascii="Helvetica Neue Light" w:eastAsia="Arial" w:hAnsi="Helvetica Neue Light" w:cs="Arial"/>
          <w:sz w:val="22"/>
          <w:szCs w:val="22"/>
        </w:rPr>
        <w:t>e.g.</w:t>
      </w:r>
      <w:proofErr w:type="gramEnd"/>
      <w:r w:rsidRPr="0075786E">
        <w:rPr>
          <w:rFonts w:ascii="Helvetica Neue Light" w:eastAsia="Arial" w:hAnsi="Helvetica Neue Light" w:cs="Arial"/>
          <w:sz w:val="22"/>
          <w:szCs w:val="22"/>
        </w:rPr>
        <w:t xml:space="preserve"> 1 m, 3 m, 5 m, etc.) and this should be noted on the data sheet.</w:t>
      </w:r>
    </w:p>
    <w:p w14:paraId="3BFD1EEA" w14:textId="50529189" w:rsidR="0075786E" w:rsidRPr="0075786E" w:rsidRDefault="0075786E" w:rsidP="00D21F15">
      <w:pPr>
        <w:pStyle w:val="Compact"/>
        <w:numPr>
          <w:ilvl w:val="0"/>
          <w:numId w:val="19"/>
        </w:numPr>
        <w:spacing w:before="0" w:after="0" w:line="276" w:lineRule="auto"/>
        <w:rPr>
          <w:rFonts w:ascii="Helvetica Neue Light" w:eastAsia="Arial" w:hAnsi="Helvetica Neue Light" w:cs="Arial"/>
          <w:sz w:val="22"/>
          <w:szCs w:val="22"/>
        </w:rPr>
      </w:pPr>
      <w:r w:rsidRPr="0075786E">
        <w:rPr>
          <w:rFonts w:ascii="Helvetica Neue Light" w:eastAsia="Arial" w:hAnsi="Helvetica Neue Light"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Live oyster</w:t>
      </w:r>
    </w:p>
    <w:p w14:paraId="154007F2" w14:textId="1C11DD5E"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Gaper oyster (gaping dying oyster with visible tissue)</w:t>
      </w:r>
    </w:p>
    <w:p w14:paraId="6CE654AC" w14:textId="390FFC8A"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lastRenderedPageBreak/>
        <w:t>Box oyster (gaping dead with both shells still attached, no visible tissue, most common)</w:t>
      </w:r>
    </w:p>
    <w:p w14:paraId="6FB433C1" w14:textId="357EF2F8"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Cultch (dead with only single shell remaining)</w:t>
      </w:r>
    </w:p>
    <w:p w14:paraId="7C67E8CA" w14:textId="3ED37E49"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Shell hash</w:t>
      </w:r>
    </w:p>
    <w:p w14:paraId="60A9143D" w14:textId="7CE76FE2"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Sediment</w:t>
      </w:r>
    </w:p>
    <w:p w14:paraId="5DE341E6" w14:textId="07A9AEDB"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Algae (be specific if possible)</w:t>
      </w:r>
    </w:p>
    <w:p w14:paraId="0069B719" w14:textId="6E555C21" w:rsidR="0075786E" w:rsidRPr="0075786E" w:rsidRDefault="0075786E" w:rsidP="00D21F15">
      <w:pPr>
        <w:pStyle w:val="ListParagraph"/>
        <w:numPr>
          <w:ilvl w:val="1"/>
          <w:numId w:val="20"/>
        </w:numPr>
        <w:tabs>
          <w:tab w:val="left" w:pos="900"/>
        </w:tabs>
        <w:spacing w:line="276" w:lineRule="auto"/>
        <w:rPr>
          <w:rFonts w:ascii="Helvetica Neue Light" w:eastAsia="Arial" w:hAnsi="Helvetica Neue Light" w:cs="Arial"/>
        </w:rPr>
      </w:pPr>
      <w:r w:rsidRPr="0075786E">
        <w:rPr>
          <w:rFonts w:ascii="Helvetica Neue Light" w:eastAsia="Arial" w:hAnsi="Helvetica Neue Light" w:cs="Arial"/>
        </w:rPr>
        <w:t>Rock</w:t>
      </w:r>
    </w:p>
    <w:p w14:paraId="490C59A8" w14:textId="4F5733F1" w:rsidR="0075786E" w:rsidRPr="0075786E" w:rsidRDefault="0075786E" w:rsidP="00D21F15">
      <w:pPr>
        <w:pStyle w:val="ListParagraph"/>
        <w:numPr>
          <w:ilvl w:val="1"/>
          <w:numId w:val="20"/>
        </w:numPr>
        <w:tabs>
          <w:tab w:val="left" w:pos="900"/>
        </w:tabs>
        <w:spacing w:line="276" w:lineRule="auto"/>
        <w:ind w:left="900" w:hanging="180"/>
        <w:rPr>
          <w:rFonts w:ascii="Helvetica Neue Light" w:eastAsia="Arial" w:hAnsi="Helvetica Neue Light" w:cs="Arial"/>
        </w:rPr>
      </w:pPr>
      <w:r w:rsidRPr="0075786E">
        <w:rPr>
          <w:rFonts w:ascii="Helvetica Neue Light" w:eastAsia="Arial" w:hAnsi="Helvetica Neue Light" w:cs="Arial"/>
        </w:rPr>
        <w:t>Any other groups (bivalves, ascidians, sponges, etc.) using lowest taxonomic</w:t>
      </w:r>
      <w:r w:rsidR="00D21F15">
        <w:rPr>
          <w:rFonts w:ascii="Helvetica Neue Light" w:eastAsia="Arial" w:hAnsi="Helvetica Neue Light" w:cs="Arial"/>
        </w:rPr>
        <w:t xml:space="preserve"> </w:t>
      </w:r>
      <w:r w:rsidRPr="0075786E">
        <w:rPr>
          <w:rFonts w:ascii="Helvetica Neue Light" w:eastAsia="Arial" w:hAnsi="Helvetica Neue Light" w:cs="Arial"/>
        </w:rPr>
        <w:t>classification as possible</w:t>
      </w:r>
    </w:p>
    <w:p w14:paraId="7D90FCF0" w14:textId="1FBC8A8A"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Once finished scoring the quadrat, double count the tallied values to make sure all points were recorded.</w:t>
      </w:r>
    </w:p>
    <w:p w14:paraId="63F5F625" w14:textId="3E4B21EB"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Repeat for each quadrat along each transect.</w:t>
      </w:r>
    </w:p>
    <w:p w14:paraId="6DF0D0B1" w14:textId="78E3DDD5" w:rsidR="0075786E" w:rsidRPr="0075786E" w:rsidRDefault="0075786E" w:rsidP="00D21F15">
      <w:pPr>
        <w:pStyle w:val="ListParagraph"/>
        <w:numPr>
          <w:ilvl w:val="0"/>
          <w:numId w:val="19"/>
        </w:numPr>
        <w:tabs>
          <w:tab w:val="left" w:pos="500"/>
        </w:tabs>
        <w:spacing w:line="276" w:lineRule="auto"/>
        <w:rPr>
          <w:rFonts w:ascii="Helvetica Neue Light" w:eastAsia="Arial" w:hAnsi="Helvetica Neue Light" w:cs="Arial"/>
        </w:rPr>
      </w:pPr>
      <w:r w:rsidRPr="0075786E">
        <w:rPr>
          <w:rFonts w:ascii="Helvetica Neue Light" w:eastAsia="Arial" w:hAnsi="Helvetica Neue Light" w:cs="Arial"/>
        </w:rPr>
        <w:t xml:space="preserve">It is recommended that for intertidal reefs, a photo of the quadrat prior to scoring be taken and labeled for historical records.  For subtidal reefs this can be a bit more challenging but is still recommended if conditions are suitable.        </w:t>
      </w:r>
    </w:p>
    <w:p w14:paraId="4904DC8A" w14:textId="2DBCF0D5" w:rsidR="00FC3924" w:rsidRDefault="00933096" w:rsidP="005E0228">
      <w:pPr>
        <w:pStyle w:val="Compact"/>
        <w:spacing w:before="0" w:after="0" w:line="276" w:lineRule="auto"/>
        <w:rPr>
          <w:rFonts w:ascii="Helvetica Neue Light" w:hAnsi="Helvetica Neue Light"/>
        </w:rPr>
      </w:pPr>
      <w:r>
        <w:rPr>
          <w:noProof/>
        </w:rPr>
        <mc:AlternateContent>
          <mc:Choice Requires="wps">
            <w:drawing>
              <wp:anchor distT="0" distB="0" distL="114300" distR="114300" simplePos="0" relativeHeight="251660288" behindDoc="0" locked="0" layoutInCell="1" allowOverlap="1" wp14:anchorId="32494C17" wp14:editId="2AF0CD04">
                <wp:simplePos x="0" y="0"/>
                <wp:positionH relativeFrom="column">
                  <wp:posOffset>140140</wp:posOffset>
                </wp:positionH>
                <wp:positionV relativeFrom="paragraph">
                  <wp:posOffset>3175635</wp:posOffset>
                </wp:positionV>
                <wp:extent cx="5600700" cy="43961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600700" cy="439615"/>
                        </a:xfrm>
                        <a:prstGeom prst="rect">
                          <a:avLst/>
                        </a:prstGeom>
                        <a:noFill/>
                        <a:ln w="6350">
                          <a:noFill/>
                        </a:ln>
                      </wps:spPr>
                      <wps:txbx>
                        <w:txbxContent>
                          <w:p w14:paraId="13334E7C" w14:textId="77777777" w:rsidR="00933096" w:rsidRPr="00EA713A" w:rsidRDefault="00933096" w:rsidP="00933096">
                            <w:pPr>
                              <w:tabs>
                                <w:tab w:val="left" w:pos="520"/>
                              </w:tabs>
                              <w:spacing w:line="249" w:lineRule="auto"/>
                              <w:ind w:right="40"/>
                              <w:jc w:val="both"/>
                              <w:rPr>
                                <w:rFonts w:ascii="Helvetica Neue Light" w:eastAsia="Arial" w:hAnsi="Helvetica Neue Light" w:cs="Arial"/>
                                <w:sz w:val="22"/>
                                <w:szCs w:val="22"/>
                              </w:rPr>
                            </w:pPr>
                            <w:r w:rsidRPr="00EA713A">
                              <w:rPr>
                                <w:rFonts w:ascii="Helvetica Neue Light" w:eastAsia="Arial" w:hAnsi="Helvetica Neue Light" w:cs="Arial"/>
                                <w:sz w:val="22"/>
                                <w:szCs w:val="22"/>
                              </w:rPr>
                              <w:t xml:space="preserve">Figure 2. Transects should be 30 m in length for larger reefs.  Multiple smaller patch reefs can be used at a site if transects do not reach the desired length.    </w:t>
                            </w:r>
                          </w:p>
                          <w:p w14:paraId="5FE392F1" w14:textId="77777777" w:rsidR="00933096" w:rsidRDefault="009330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94C17" id="Text Box 12" o:spid="_x0000_s1027" type="#_x0000_t202" style="position:absolute;margin-left:11.05pt;margin-top:250.05pt;width:441pt;height:3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" filled="f" stroked="f" strokeweight=".5pt">
                <v:textbox>
                  <w:txbxContent>
                    <w:p w14:paraId="13334E7C" w14:textId="77777777" w:rsidR="00933096" w:rsidRPr="00EA713A" w:rsidRDefault="00933096" w:rsidP="00933096">
                      <w:pPr>
                        <w:tabs>
                          <w:tab w:val="left" w:pos="520"/>
                        </w:tabs>
                        <w:spacing w:line="249" w:lineRule="auto"/>
                        <w:ind w:right="40"/>
                        <w:jc w:val="both"/>
                        <w:rPr>
                          <w:rFonts w:ascii="Helvetica Neue Light" w:eastAsia="Arial" w:hAnsi="Helvetica Neue Light" w:cs="Arial"/>
                          <w:sz w:val="22"/>
                          <w:szCs w:val="22"/>
                        </w:rPr>
                      </w:pPr>
                      <w:r w:rsidRPr="00EA713A">
                        <w:rPr>
                          <w:rFonts w:ascii="Helvetica Neue Light" w:eastAsia="Arial" w:hAnsi="Helvetica Neue Light" w:cs="Arial"/>
                          <w:sz w:val="22"/>
                          <w:szCs w:val="22"/>
                        </w:rPr>
                        <w:t xml:space="preserve">Figure 2. Transects should be 30 m in length for larger reefs.  Multiple smaller patch reefs can be used at a site if transects do not reach the desired length.    </w:t>
                      </w:r>
                    </w:p>
                    <w:p w14:paraId="5FE392F1" w14:textId="77777777" w:rsidR="00933096" w:rsidRDefault="00933096"/>
                  </w:txbxContent>
                </v:textbox>
                <w10:wrap type="square"/>
              </v:shape>
            </w:pict>
          </mc:Fallback>
        </mc:AlternateContent>
      </w:r>
      <w:ins w:id="5" w:author="Janiak, Dean" w:date="2020-10-22T09:41:00Z">
        <w:r w:rsidRPr="00933096">
          <w:drawing>
            <wp:anchor distT="0" distB="0" distL="114300" distR="114300" simplePos="0" relativeHeight="251661312" behindDoc="0" locked="0" layoutInCell="1" allowOverlap="1" wp14:anchorId="194A7EF0" wp14:editId="06FCA15C">
              <wp:simplePos x="0" y="0"/>
              <wp:positionH relativeFrom="column">
                <wp:posOffset>193040</wp:posOffset>
              </wp:positionH>
              <wp:positionV relativeFrom="paragraph">
                <wp:posOffset>223911</wp:posOffset>
              </wp:positionV>
              <wp:extent cx="5412105" cy="2891155"/>
              <wp:effectExtent l="0" t="0" r="0" b="4445"/>
              <wp:wrapSquare wrapText="bothSides"/>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drat.jpg"/>
                      <pic:cNvPicPr/>
                    </pic:nvPicPr>
                    <pic:blipFill rotWithShape="1">
                      <a:blip r:embed="rId12">
                        <a:extLst>
                          <a:ext uri="{28A0092B-C50C-407E-A947-70E740481C1C}">
                            <a14:useLocalDpi xmlns:a14="http://schemas.microsoft.com/office/drawing/2010/main" val="0"/>
                          </a:ext>
                        </a:extLst>
                      </a:blip>
                      <a:srcRect r="9517" b="14072"/>
                      <a:stretch/>
                    </pic:blipFill>
                    <pic:spPr bwMode="auto">
                      <a:xfrm>
                        <a:off x="0" y="0"/>
                        <a:ext cx="5412105" cy="289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7F7BCB11" w14:textId="77777777" w:rsidR="00FC3924" w:rsidRDefault="00FC3924" w:rsidP="005E0228">
      <w:pPr>
        <w:pStyle w:val="Compact"/>
        <w:spacing w:before="0" w:after="0" w:line="276" w:lineRule="auto"/>
        <w:rPr>
          <w:rFonts w:ascii="Helvetica Neue Light" w:hAnsi="Helvetica Neue Light"/>
        </w:rPr>
      </w:pPr>
    </w:p>
    <w:p w14:paraId="6369FA2F" w14:textId="5A8D72D9" w:rsidR="005E0228" w:rsidRPr="00AD2F3B" w:rsidRDefault="0079127D"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4F4B218"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6" w:name="data-submission"/>
      <w:r w:rsidRPr="005E0228">
        <w:rPr>
          <w:rFonts w:ascii="Helvetica Neue Light" w:hAnsi="Helvetica Neue Light"/>
          <w:b w:val="0"/>
          <w:bCs w:val="0"/>
          <w:color w:val="000000" w:themeColor="text1"/>
        </w:rPr>
        <w:t>Data Submission</w:t>
      </w:r>
      <w:bookmarkEnd w:id="6"/>
    </w:p>
    <w:p w14:paraId="35CAB32B" w14:textId="77777777"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Scan the completed field data sheets and save both paper and electronic versions locally. We do not require you to submit the scanned forms.</w:t>
      </w:r>
    </w:p>
    <w:p w14:paraId="3C483ED4" w14:textId="70C0AA06"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44FA3DC9"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lastRenderedPageBreak/>
        <w:t xml:space="preserve">Use our online submission portal to upload the Excel Spreadsheet: </w:t>
      </w:r>
      <w:hyperlink r:id="rId13">
        <w:r w:rsidRPr="00BC59A9">
          <w:rPr>
            <w:rStyle w:val="Hyperlink"/>
            <w:rFonts w:ascii="Helvetica Neue Light" w:hAnsi="Helvetica Neue Light"/>
            <w:sz w:val="22"/>
            <w:szCs w:val="22"/>
          </w:rPr>
          <w:t>https://marinegeo.github.io/data-submission</w:t>
        </w:r>
      </w:hyperlink>
    </w:p>
    <w:p w14:paraId="07780A2C" w14:textId="36C3F0A5" w:rsidR="0097352D" w:rsidRPr="00BC59A9" w:rsidRDefault="0035444E" w:rsidP="005E0228">
      <w:pPr>
        <w:pStyle w:val="Compact"/>
        <w:numPr>
          <w:ilvl w:val="0"/>
          <w:numId w:val="5"/>
        </w:numPr>
        <w:spacing w:before="0" w:after="0" w:line="276" w:lineRule="auto"/>
        <w:rPr>
          <w:rFonts w:ascii="Helvetica Neue Light" w:hAnsi="Helvetica Neue Light"/>
          <w:sz w:val="22"/>
          <w:szCs w:val="22"/>
        </w:rPr>
      </w:pPr>
      <w:r w:rsidRPr="00BC59A9">
        <w:rPr>
          <w:rFonts w:ascii="Helvetica Neue Light" w:hAnsi="Helvetica Neue Light"/>
          <w:sz w:val="22"/>
          <w:szCs w:val="22"/>
        </w:rPr>
        <w:t xml:space="preserve">Contact us if you have any questions: </w:t>
      </w:r>
      <w:hyperlink r:id="rId14">
        <w:r w:rsidRPr="00BC59A9">
          <w:rPr>
            <w:rStyle w:val="Hyperlink"/>
            <w:rFonts w:ascii="Helvetica Neue Light" w:hAnsi="Helvetica Neue Light"/>
            <w:sz w:val="22"/>
            <w:szCs w:val="22"/>
          </w:rPr>
          <w:t>marinegeo@si.edu</w:t>
        </w:r>
      </w:hyperlink>
    </w:p>
    <w:sectPr w:rsidR="0097352D" w:rsidRPr="00BC59A9"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33921" w14:textId="77777777" w:rsidR="0079127D" w:rsidRDefault="0079127D">
      <w:pPr>
        <w:spacing w:after="0"/>
      </w:pPr>
      <w:r>
        <w:separator/>
      </w:r>
    </w:p>
  </w:endnote>
  <w:endnote w:type="continuationSeparator" w:id="0">
    <w:p w14:paraId="7F90D14F" w14:textId="77777777" w:rsidR="0079127D" w:rsidRDefault="007912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CA156" w14:textId="77777777" w:rsidR="0079127D" w:rsidRDefault="0079127D">
      <w:r>
        <w:separator/>
      </w:r>
    </w:p>
  </w:footnote>
  <w:footnote w:type="continuationSeparator" w:id="0">
    <w:p w14:paraId="230EAFCA" w14:textId="77777777" w:rsidR="0079127D" w:rsidRDefault="00791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Pr>
        <w:rFonts w:ascii="Helvetica Neue Light" w:hAnsi="Helvetica Neue Light"/>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11C8B"/>
    <w:rsid w:val="00015DA8"/>
    <w:rsid w:val="000E38CD"/>
    <w:rsid w:val="0013479D"/>
    <w:rsid w:val="00326CE5"/>
    <w:rsid w:val="0035444E"/>
    <w:rsid w:val="004E29B3"/>
    <w:rsid w:val="00590D07"/>
    <w:rsid w:val="005E0228"/>
    <w:rsid w:val="006930CF"/>
    <w:rsid w:val="006E6934"/>
    <w:rsid w:val="0072534C"/>
    <w:rsid w:val="0075786E"/>
    <w:rsid w:val="00784D58"/>
    <w:rsid w:val="0079127D"/>
    <w:rsid w:val="00894B57"/>
    <w:rsid w:val="008D6863"/>
    <w:rsid w:val="00933096"/>
    <w:rsid w:val="0097352D"/>
    <w:rsid w:val="00A374FC"/>
    <w:rsid w:val="00AD2F3B"/>
    <w:rsid w:val="00B42B99"/>
    <w:rsid w:val="00B86B75"/>
    <w:rsid w:val="00BC48D5"/>
    <w:rsid w:val="00BC59A9"/>
    <w:rsid w:val="00C36279"/>
    <w:rsid w:val="00C75476"/>
    <w:rsid w:val="00D21F15"/>
    <w:rsid w:val="00E315A3"/>
    <w:rsid w:val="00E8602A"/>
    <w:rsid w:val="00EA713A"/>
    <w:rsid w:val="00FA50C7"/>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15</cp:revision>
  <dcterms:created xsi:type="dcterms:W3CDTF">2020-10-28T20:51:00Z</dcterms:created>
  <dcterms:modified xsi:type="dcterms:W3CDTF">2021-01-26T02:55:00Z</dcterms:modified>
</cp:coreProperties>
</file>