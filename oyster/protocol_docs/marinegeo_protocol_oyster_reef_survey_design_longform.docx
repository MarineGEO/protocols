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4C82D" w14:textId="77777777" w:rsidR="00F26D76" w:rsidRDefault="00F26D76">
      <w:pPr>
        <w:spacing w:line="200" w:lineRule="exact"/>
        <w:rPr>
          <w:sz w:val="24"/>
          <w:szCs w:val="24"/>
        </w:rPr>
      </w:pPr>
      <w:bookmarkStart w:id="0" w:name="page1"/>
      <w:bookmarkEnd w:id="0"/>
    </w:p>
    <w:p w14:paraId="2F0009B7" w14:textId="77777777" w:rsidR="00F26D76" w:rsidRDefault="00F26D76">
      <w:pPr>
        <w:spacing w:line="200" w:lineRule="exact"/>
        <w:rPr>
          <w:sz w:val="24"/>
          <w:szCs w:val="24"/>
        </w:rPr>
      </w:pPr>
    </w:p>
    <w:p w14:paraId="2F818121" w14:textId="77777777" w:rsidR="00F26D76" w:rsidRDefault="00F26D76">
      <w:pPr>
        <w:spacing w:line="249" w:lineRule="exact"/>
        <w:rPr>
          <w:sz w:val="24"/>
          <w:szCs w:val="24"/>
        </w:rPr>
      </w:pPr>
    </w:p>
    <w:p w14:paraId="1643AC0D" w14:textId="77777777" w:rsidR="00F26D76" w:rsidRDefault="00E77182">
      <w:pPr>
        <w:jc w:val="center"/>
        <w:rPr>
          <w:sz w:val="20"/>
          <w:szCs w:val="20"/>
        </w:rPr>
      </w:pPr>
      <w:r>
        <w:rPr>
          <w:rFonts w:ascii="Arial" w:eastAsia="Arial" w:hAnsi="Arial" w:cs="Arial"/>
          <w:sz w:val="31"/>
          <w:szCs w:val="31"/>
        </w:rPr>
        <w:t>MarineGEO Oyster Reef Habitat Protocols</w:t>
      </w:r>
    </w:p>
    <w:p w14:paraId="3D2C3920" w14:textId="77777777" w:rsidR="00F26D76" w:rsidRDefault="00E77182">
      <w:pPr>
        <w:spacing w:line="20" w:lineRule="exact"/>
        <w:rPr>
          <w:sz w:val="24"/>
          <w:szCs w:val="24"/>
        </w:rPr>
      </w:pPr>
      <w:r>
        <w:rPr>
          <w:noProof/>
          <w:sz w:val="24"/>
          <w:szCs w:val="24"/>
        </w:rPr>
        <w:drawing>
          <wp:anchor distT="0" distB="0" distL="114300" distR="114300" simplePos="0" relativeHeight="251653120" behindDoc="1" locked="0" layoutInCell="0" allowOverlap="1" wp14:anchorId="05836A44" wp14:editId="1D9078C3">
            <wp:simplePos x="0" y="0"/>
            <wp:positionH relativeFrom="column">
              <wp:posOffset>0</wp:posOffset>
            </wp:positionH>
            <wp:positionV relativeFrom="paragraph">
              <wp:posOffset>705485</wp:posOffset>
            </wp:positionV>
            <wp:extent cx="5943600" cy="61080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6108065"/>
                    </a:xfrm>
                    <a:prstGeom prst="rect">
                      <a:avLst/>
                    </a:prstGeom>
                    <a:noFill/>
                  </pic:spPr>
                </pic:pic>
              </a:graphicData>
            </a:graphic>
          </wp:anchor>
        </w:drawing>
      </w:r>
    </w:p>
    <w:p w14:paraId="649868A0" w14:textId="77777777" w:rsidR="00F26D76" w:rsidRDefault="00F26D76">
      <w:pPr>
        <w:sectPr w:rsidR="00F26D76">
          <w:pgSz w:w="12240" w:h="15840"/>
          <w:pgMar w:top="1440" w:right="1440" w:bottom="1440" w:left="1440" w:header="0" w:footer="0" w:gutter="0"/>
          <w:cols w:space="720" w:equalWidth="0">
            <w:col w:w="9360"/>
          </w:cols>
        </w:sectPr>
      </w:pPr>
    </w:p>
    <w:p w14:paraId="45F2A076" w14:textId="77777777" w:rsidR="00F26D76" w:rsidRDefault="00E77182">
      <w:pPr>
        <w:ind w:left="6280"/>
        <w:rPr>
          <w:sz w:val="20"/>
          <w:szCs w:val="20"/>
        </w:rPr>
      </w:pPr>
      <w:bookmarkStart w:id="1" w:name="page2"/>
      <w:bookmarkEnd w:id="1"/>
      <w:r>
        <w:rPr>
          <w:rFonts w:ascii="Arial" w:eastAsia="Arial" w:hAnsi="Arial" w:cs="Arial"/>
          <w:noProof/>
          <w:sz w:val="20"/>
          <w:szCs w:val="20"/>
        </w:rPr>
        <w:lastRenderedPageBreak/>
        <w:drawing>
          <wp:anchor distT="0" distB="0" distL="114300" distR="114300" simplePos="0" relativeHeight="251654144" behindDoc="1" locked="0" layoutInCell="0" allowOverlap="1" wp14:anchorId="4A75A44F" wp14:editId="1E2D51E1">
            <wp:simplePos x="0" y="0"/>
            <wp:positionH relativeFrom="page">
              <wp:posOffset>914400</wp:posOffset>
            </wp:positionH>
            <wp:positionV relativeFrom="page">
              <wp:posOffset>446405</wp:posOffset>
            </wp:positionV>
            <wp:extent cx="1052830" cy="3600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20"/>
          <w:szCs w:val="20"/>
        </w:rPr>
        <w:t>Oyster Reef Habitat Survey Design</w:t>
      </w:r>
    </w:p>
    <w:p w14:paraId="08029CA6" w14:textId="77777777" w:rsidR="00F26D76" w:rsidRDefault="00E77182">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14:anchorId="4BAADCC9" wp14:editId="74E4DFC3">
                <wp:simplePos x="0" y="0"/>
                <wp:positionH relativeFrom="column">
                  <wp:posOffset>0</wp:posOffset>
                </wp:positionH>
                <wp:positionV relativeFrom="paragraph">
                  <wp:posOffset>228600</wp:posOffset>
                </wp:positionV>
                <wp:extent cx="594360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380E0A" id="Shape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8pt" to="46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" o:allowincell="f" filled="t" strokeweight=".14039mm">
                <v:stroke joinstyle="miter"/>
                <o:lock v:ext="edit" shapetype="f"/>
              </v:line>
            </w:pict>
          </mc:Fallback>
        </mc:AlternateContent>
      </w:r>
    </w:p>
    <w:p w14:paraId="67402E3F" w14:textId="77777777" w:rsidR="00F26D76" w:rsidRDefault="00F26D76">
      <w:pPr>
        <w:spacing w:line="200" w:lineRule="exact"/>
        <w:rPr>
          <w:sz w:val="20"/>
          <w:szCs w:val="20"/>
        </w:rPr>
      </w:pPr>
    </w:p>
    <w:p w14:paraId="243B0B98" w14:textId="77777777" w:rsidR="00F26D76" w:rsidRDefault="00F26D76">
      <w:pPr>
        <w:spacing w:line="200" w:lineRule="exact"/>
        <w:rPr>
          <w:sz w:val="20"/>
          <w:szCs w:val="20"/>
        </w:rPr>
      </w:pPr>
    </w:p>
    <w:p w14:paraId="08387E7E" w14:textId="77777777" w:rsidR="00F26D76" w:rsidRDefault="00F26D76">
      <w:pPr>
        <w:spacing w:line="230" w:lineRule="exact"/>
        <w:rPr>
          <w:sz w:val="20"/>
          <w:szCs w:val="20"/>
        </w:rPr>
      </w:pPr>
    </w:p>
    <w:p w14:paraId="7A596B0E" w14:textId="77777777" w:rsidR="00F26D76" w:rsidRDefault="00E77182">
      <w:pPr>
        <w:rPr>
          <w:sz w:val="20"/>
          <w:szCs w:val="20"/>
        </w:rPr>
      </w:pPr>
      <w:r>
        <w:rPr>
          <w:rFonts w:ascii="Arial" w:eastAsia="Arial" w:hAnsi="Arial" w:cs="Arial"/>
          <w:b/>
          <w:bCs/>
          <w:sz w:val="24"/>
          <w:szCs w:val="24"/>
        </w:rPr>
        <w:t>Background</w:t>
      </w:r>
    </w:p>
    <w:p w14:paraId="536CFCA2" w14:textId="77777777" w:rsidR="00F26D76" w:rsidRDefault="00F26D76">
      <w:pPr>
        <w:spacing w:line="139" w:lineRule="exact"/>
        <w:rPr>
          <w:sz w:val="20"/>
          <w:szCs w:val="20"/>
        </w:rPr>
      </w:pPr>
    </w:p>
    <w:p w14:paraId="1724B922" w14:textId="77777777" w:rsidR="00F26D76" w:rsidRDefault="00E77182">
      <w:pPr>
        <w:spacing w:line="260" w:lineRule="auto"/>
        <w:ind w:right="20"/>
        <w:jc w:val="both"/>
        <w:rPr>
          <w:sz w:val="20"/>
          <w:szCs w:val="20"/>
        </w:rPr>
      </w:pPr>
      <w:r>
        <w:rPr>
          <w:rFonts w:ascii="Arial" w:eastAsia="Arial" w:hAnsi="Arial" w:cs="Arial"/>
          <w:sz w:val="20"/>
          <w:szCs w:val="20"/>
        </w:rPr>
        <w:t>Oysters are filter-feeding bivalves found in nearshore brackish or marine waters that coalesce with each other as they grow, forming structurally complex intertidal or subtidal reefs. Oysters are ecosystem engineers and reefs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76DEFE80" w14:textId="77777777" w:rsidR="00F26D76" w:rsidRDefault="00F26D76">
      <w:pPr>
        <w:spacing w:line="59" w:lineRule="exact"/>
        <w:rPr>
          <w:sz w:val="20"/>
          <w:szCs w:val="20"/>
        </w:rPr>
      </w:pPr>
    </w:p>
    <w:p w14:paraId="63D67AB2" w14:textId="15BE4E11" w:rsidR="00F26D76" w:rsidRDefault="00936460">
      <w:pPr>
        <w:spacing w:line="262" w:lineRule="auto"/>
        <w:jc w:val="both"/>
        <w:rPr>
          <w:sz w:val="20"/>
          <w:szCs w:val="20"/>
        </w:rPr>
      </w:pPr>
      <w:ins w:id="2" w:author="Janiak, Dean" w:date="2020-12-15T09:56:00Z">
        <w:r>
          <w:rPr>
            <w:rFonts w:ascii="Arial" w:eastAsia="Arial" w:hAnsi="Arial" w:cs="Arial"/>
            <w:sz w:val="20"/>
            <w:szCs w:val="20"/>
          </w:rPr>
          <w:t xml:space="preserve">The eastern oyster, </w:t>
        </w:r>
        <w:r w:rsidRPr="00936460">
          <w:rPr>
            <w:rFonts w:ascii="Arial" w:eastAsia="Arial" w:hAnsi="Arial" w:cs="Arial"/>
            <w:i/>
            <w:iCs/>
            <w:sz w:val="20"/>
            <w:szCs w:val="20"/>
            <w:rPrChange w:id="3" w:author="Janiak, Dean" w:date="2020-12-15T09:58:00Z">
              <w:rPr>
                <w:rFonts w:ascii="Arial" w:eastAsia="Arial" w:hAnsi="Arial" w:cs="Arial"/>
                <w:sz w:val="20"/>
                <w:szCs w:val="20"/>
              </w:rPr>
            </w:rPrChange>
          </w:rPr>
          <w:t>Crassostrea virginica</w:t>
        </w:r>
        <w:r>
          <w:rPr>
            <w:rFonts w:ascii="Arial" w:eastAsia="Arial" w:hAnsi="Arial" w:cs="Arial"/>
            <w:sz w:val="20"/>
            <w:szCs w:val="20"/>
          </w:rPr>
          <w:t xml:space="preserve">, is found along the Atlantic and Gulf of Mexico coasts and </w:t>
        </w:r>
      </w:ins>
      <w:ins w:id="4" w:author="Janiak, Dean" w:date="2020-12-15T09:58:00Z">
        <w:r>
          <w:rPr>
            <w:rFonts w:ascii="Arial" w:eastAsia="Arial" w:hAnsi="Arial" w:cs="Arial"/>
            <w:sz w:val="20"/>
            <w:szCs w:val="20"/>
          </w:rPr>
          <w:t>is</w:t>
        </w:r>
      </w:ins>
      <w:del w:id="5" w:author="Janiak, Dean" w:date="2020-12-15T09:56:00Z">
        <w:r w:rsidR="00E77182" w:rsidDel="00936460">
          <w:rPr>
            <w:rFonts w:ascii="Arial" w:eastAsia="Arial" w:hAnsi="Arial" w:cs="Arial"/>
            <w:sz w:val="20"/>
            <w:szCs w:val="20"/>
          </w:rPr>
          <w:delText>Oyster reefs are</w:delText>
        </w:r>
      </w:del>
      <w:r w:rsidR="00E77182">
        <w:rPr>
          <w:rFonts w:ascii="Arial" w:eastAsia="Arial" w:hAnsi="Arial" w:cs="Arial"/>
          <w:sz w:val="20"/>
          <w:szCs w:val="20"/>
        </w:rPr>
        <w:t xml:space="preserve"> a critical component </w:t>
      </w:r>
      <w:ins w:id="6" w:author="Janiak, Dean" w:date="2020-10-14T08:28:00Z">
        <w:r w:rsidR="003B00FF">
          <w:rPr>
            <w:rFonts w:ascii="Arial" w:eastAsia="Arial" w:hAnsi="Arial" w:cs="Arial"/>
            <w:sz w:val="20"/>
            <w:szCs w:val="20"/>
          </w:rPr>
          <w:t>to</w:t>
        </w:r>
      </w:ins>
      <w:del w:id="7" w:author="Janiak, Dean" w:date="2020-10-14T08:28:00Z">
        <w:r w:rsidR="00E77182" w:rsidDel="003B00FF">
          <w:rPr>
            <w:rFonts w:ascii="Arial" w:eastAsia="Arial" w:hAnsi="Arial" w:cs="Arial"/>
            <w:sz w:val="20"/>
            <w:szCs w:val="20"/>
          </w:rPr>
          <w:delText>of</w:delText>
        </w:r>
      </w:del>
      <w:r w:rsidR="00E77182">
        <w:rPr>
          <w:rFonts w:ascii="Arial" w:eastAsia="Arial" w:hAnsi="Arial" w:cs="Arial"/>
          <w:sz w:val="20"/>
          <w:szCs w:val="20"/>
        </w:rPr>
        <w:t xml:space="preserve"> the health of nearshore ecosystems</w:t>
      </w:r>
      <w:ins w:id="8" w:author="Janiak, Dean" w:date="2020-12-15T09:57:00Z">
        <w:r>
          <w:rPr>
            <w:rFonts w:ascii="Arial" w:eastAsia="Arial" w:hAnsi="Arial" w:cs="Arial"/>
            <w:sz w:val="20"/>
            <w:szCs w:val="20"/>
          </w:rPr>
          <w:t>. However,</w:t>
        </w:r>
      </w:ins>
      <w:del w:id="9" w:author="Janiak, Dean" w:date="2020-12-15T09:57:00Z">
        <w:r w:rsidR="00E77182" w:rsidDel="00936460">
          <w:rPr>
            <w:rFonts w:ascii="Arial" w:eastAsia="Arial" w:hAnsi="Arial" w:cs="Arial"/>
            <w:sz w:val="20"/>
            <w:szCs w:val="20"/>
          </w:rPr>
          <w:delText>, however,</w:delText>
        </w:r>
      </w:del>
      <w:r w:rsidR="00E77182">
        <w:rPr>
          <w:rFonts w:ascii="Arial" w:eastAsia="Arial" w:hAnsi="Arial" w:cs="Arial"/>
          <w:sz w:val="20"/>
          <w:szCs w:val="20"/>
        </w:rPr>
        <w:t xml:space="preserve"> </w:t>
      </w:r>
      <w:del w:id="10" w:author="Janiak, Dean" w:date="2020-12-15T09:57:00Z">
        <w:r w:rsidR="00E77182" w:rsidDel="00936460">
          <w:rPr>
            <w:rFonts w:ascii="Arial" w:eastAsia="Arial" w:hAnsi="Arial" w:cs="Arial"/>
            <w:sz w:val="20"/>
            <w:szCs w:val="20"/>
          </w:rPr>
          <w:delText xml:space="preserve">ongoing and </w:delText>
        </w:r>
      </w:del>
      <w:r w:rsidR="00E77182">
        <w:rPr>
          <w:rFonts w:ascii="Arial" w:eastAsia="Arial" w:hAnsi="Arial" w:cs="Arial"/>
          <w:sz w:val="20"/>
          <w:szCs w:val="20"/>
        </w:rPr>
        <w:t>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362DE4CB" w14:textId="77777777" w:rsidR="00F26D76" w:rsidRDefault="00F26D76">
      <w:pPr>
        <w:spacing w:line="200" w:lineRule="exact"/>
        <w:rPr>
          <w:sz w:val="20"/>
          <w:szCs w:val="20"/>
        </w:rPr>
      </w:pPr>
    </w:p>
    <w:p w14:paraId="19AF0954" w14:textId="77777777" w:rsidR="00F26D76" w:rsidRDefault="00F26D76">
      <w:pPr>
        <w:spacing w:line="251" w:lineRule="exact"/>
        <w:rPr>
          <w:sz w:val="20"/>
          <w:szCs w:val="20"/>
        </w:rPr>
      </w:pPr>
    </w:p>
    <w:p w14:paraId="6B059D3A" w14:textId="77777777" w:rsidR="00F26D76" w:rsidRDefault="00E77182">
      <w:pPr>
        <w:rPr>
          <w:sz w:val="20"/>
          <w:szCs w:val="20"/>
        </w:rPr>
      </w:pPr>
      <w:r>
        <w:rPr>
          <w:rFonts w:ascii="Arial" w:eastAsia="Arial" w:hAnsi="Arial" w:cs="Arial"/>
          <w:b/>
          <w:bCs/>
          <w:sz w:val="24"/>
          <w:szCs w:val="24"/>
        </w:rPr>
        <w:t>Methods</w:t>
      </w:r>
    </w:p>
    <w:p w14:paraId="516D9F5F" w14:textId="77777777" w:rsidR="00F26D76" w:rsidRDefault="00F26D76">
      <w:pPr>
        <w:spacing w:line="139" w:lineRule="exact"/>
        <w:rPr>
          <w:sz w:val="20"/>
          <w:szCs w:val="20"/>
        </w:rPr>
      </w:pPr>
    </w:p>
    <w:p w14:paraId="18E85F17" w14:textId="77777777" w:rsidR="00120647" w:rsidRDefault="00B31EC3" w:rsidP="00120647">
      <w:pPr>
        <w:spacing w:line="275" w:lineRule="auto"/>
        <w:ind w:right="20"/>
        <w:jc w:val="both"/>
        <w:rPr>
          <w:ins w:id="11" w:author="Janiak, Dean" w:date="2020-12-15T10:19:00Z"/>
          <w:sz w:val="20"/>
          <w:szCs w:val="20"/>
        </w:rPr>
      </w:pPr>
      <w:ins w:id="12" w:author="Janiak, Dean" w:date="2020-12-15T10:18:00Z">
        <w:r>
          <w:rPr>
            <w:rFonts w:ascii="Arial" w:eastAsia="Arial" w:hAnsi="Arial" w:cs="Arial"/>
            <w:sz w:val="20"/>
            <w:szCs w:val="20"/>
          </w:rPr>
          <w:t xml:space="preserve">The following </w:t>
        </w:r>
      </w:ins>
      <w:r w:rsidR="00E77182">
        <w:rPr>
          <w:rFonts w:ascii="Arial" w:eastAsia="Arial" w:hAnsi="Arial" w:cs="Arial"/>
          <w:sz w:val="20"/>
          <w:szCs w:val="20"/>
        </w:rPr>
        <w:t>MarineGEO protocols</w:t>
      </w:r>
      <w:del w:id="13" w:author="Janiak, Dean" w:date="2020-12-15T10:18:00Z">
        <w:r w:rsidR="00E77182" w:rsidDel="00B31EC3">
          <w:rPr>
            <w:rFonts w:ascii="Arial" w:eastAsia="Arial" w:hAnsi="Arial" w:cs="Arial"/>
            <w:sz w:val="20"/>
            <w:szCs w:val="20"/>
          </w:rPr>
          <w:delText xml:space="preserve">, listed below, </w:delText>
        </w:r>
      </w:del>
      <w:ins w:id="14" w:author="Janiak, Dean" w:date="2020-12-15T10:18:00Z">
        <w:r>
          <w:rPr>
            <w:rFonts w:ascii="Arial" w:eastAsia="Arial" w:hAnsi="Arial" w:cs="Arial"/>
            <w:sz w:val="20"/>
            <w:szCs w:val="20"/>
          </w:rPr>
          <w:t xml:space="preserve"> </w:t>
        </w:r>
      </w:ins>
      <w:r w:rsidR="00E77182">
        <w:rPr>
          <w:rFonts w:ascii="Arial" w:eastAsia="Arial" w:hAnsi="Arial" w:cs="Arial"/>
          <w:sz w:val="20"/>
          <w:szCs w:val="20"/>
        </w:rPr>
        <w:t xml:space="preserve">provide a standardized set of measurements for characterizing the health of oyster reefs and their associated communities. The methodology was </w:t>
      </w:r>
      <w:del w:id="15" w:author="Janiak, Dean" w:date="2020-12-15T10:18:00Z">
        <w:r w:rsidR="00E77182" w:rsidDel="00120647">
          <w:rPr>
            <w:rFonts w:ascii="Arial" w:eastAsia="Arial" w:hAnsi="Arial" w:cs="Arial"/>
            <w:sz w:val="20"/>
            <w:szCs w:val="20"/>
          </w:rPr>
          <w:delText xml:space="preserve">generally </w:delText>
        </w:r>
      </w:del>
      <w:r w:rsidR="00E77182">
        <w:rPr>
          <w:rFonts w:ascii="Arial" w:eastAsia="Arial" w:hAnsi="Arial" w:cs="Arial"/>
          <w:sz w:val="20"/>
          <w:szCs w:val="20"/>
        </w:rPr>
        <w:t>adopted from the Oyster Habitat Restoration Monitoring and Assessment Handbook, created by a working group including agencies from NOAA, the Natural Conservancy, as well as others and using “Universal Metrics” of study for best practices.</w:t>
      </w:r>
      <w:ins w:id="16" w:author="Janiak, Dean" w:date="2020-12-14T15:10:00Z">
        <w:r w:rsidR="003C4FAD">
          <w:rPr>
            <w:rFonts w:ascii="Arial" w:eastAsia="Arial" w:hAnsi="Arial" w:cs="Arial"/>
            <w:sz w:val="20"/>
            <w:szCs w:val="20"/>
          </w:rPr>
          <w:t xml:space="preserve"> These methods are </w:t>
        </w:r>
      </w:ins>
      <w:ins w:id="17" w:author="Janiak, Dean" w:date="2020-12-14T15:11:00Z">
        <w:r w:rsidR="003C4FAD">
          <w:rPr>
            <w:rFonts w:ascii="Arial" w:eastAsia="Arial" w:hAnsi="Arial" w:cs="Arial"/>
            <w:sz w:val="20"/>
            <w:szCs w:val="20"/>
          </w:rPr>
          <w:t>specific for eastern oysters (</w:t>
        </w:r>
        <w:r w:rsidR="003C4FAD" w:rsidRPr="003C4FAD">
          <w:rPr>
            <w:rFonts w:ascii="Arial" w:eastAsia="Arial" w:hAnsi="Arial" w:cs="Arial"/>
            <w:i/>
            <w:iCs/>
            <w:sz w:val="20"/>
            <w:szCs w:val="20"/>
            <w:rPrChange w:id="18" w:author="Janiak, Dean" w:date="2020-12-14T15:11:00Z">
              <w:rPr>
                <w:rFonts w:ascii="Arial" w:eastAsia="Arial" w:hAnsi="Arial" w:cs="Arial"/>
                <w:sz w:val="20"/>
                <w:szCs w:val="20"/>
              </w:rPr>
            </w:rPrChange>
          </w:rPr>
          <w:t>Crassostrea virginica</w:t>
        </w:r>
        <w:r w:rsidR="003C4FAD">
          <w:rPr>
            <w:rFonts w:ascii="Arial" w:eastAsia="Arial" w:hAnsi="Arial" w:cs="Arial"/>
            <w:sz w:val="20"/>
            <w:szCs w:val="20"/>
          </w:rPr>
          <w:t>).</w:t>
        </w:r>
      </w:ins>
      <w:ins w:id="19" w:author="Janiak, Dean" w:date="2020-12-15T10:19:00Z">
        <w:r w:rsidR="00120647">
          <w:rPr>
            <w:rFonts w:ascii="Arial" w:eastAsia="Arial" w:hAnsi="Arial" w:cs="Arial"/>
            <w:sz w:val="20"/>
            <w:szCs w:val="20"/>
          </w:rPr>
          <w:t xml:space="preserve"> </w:t>
        </w:r>
        <w:r w:rsidR="00120647">
          <w:rPr>
            <w:rFonts w:ascii="Arial" w:eastAsia="Arial" w:hAnsi="Arial" w:cs="Arial"/>
            <w:sz w:val="20"/>
            <w:szCs w:val="20"/>
          </w:rPr>
          <w:t xml:space="preserve">Oyster reef monitoring has two main components: 1) collection of a series of measurements to monitor the size, structure, and health of a reef and 2) collection of associated fauna to monitor changes in biodiversity over space and time.  In general, fieldwork for a single reef can be easily completed in a single day.  MarineGEO recommends that 3 separate reefs be including in annual monitoring.  </w:t>
        </w:r>
      </w:ins>
    </w:p>
    <w:p w14:paraId="7587EF87" w14:textId="2594A4B6" w:rsidR="00F26D76" w:rsidRDefault="00F26D76">
      <w:pPr>
        <w:spacing w:line="262" w:lineRule="auto"/>
        <w:ind w:right="40"/>
        <w:jc w:val="both"/>
        <w:rPr>
          <w:sz w:val="20"/>
          <w:szCs w:val="20"/>
        </w:rPr>
      </w:pPr>
    </w:p>
    <w:p w14:paraId="7AFCFD15" w14:textId="77777777" w:rsidR="00F26D76" w:rsidDel="00120647" w:rsidRDefault="00F26D76">
      <w:pPr>
        <w:spacing w:line="60" w:lineRule="exact"/>
        <w:rPr>
          <w:del w:id="20" w:author="Janiak, Dean" w:date="2020-12-15T10:19:00Z"/>
          <w:sz w:val="20"/>
          <w:szCs w:val="20"/>
        </w:rPr>
      </w:pPr>
    </w:p>
    <w:p w14:paraId="56861653" w14:textId="548765B5" w:rsidR="00F26D76" w:rsidDel="00120647" w:rsidRDefault="00E77182">
      <w:pPr>
        <w:spacing w:line="275" w:lineRule="auto"/>
        <w:ind w:right="20"/>
        <w:jc w:val="both"/>
        <w:rPr>
          <w:del w:id="21" w:author="Janiak, Dean" w:date="2020-12-15T10:19:00Z"/>
          <w:sz w:val="20"/>
          <w:szCs w:val="20"/>
        </w:rPr>
      </w:pPr>
      <w:del w:id="22" w:author="Janiak, Dean" w:date="2020-12-15T10:19:00Z">
        <w:r w:rsidDel="00120647">
          <w:rPr>
            <w:rFonts w:ascii="Arial" w:eastAsia="Arial" w:hAnsi="Arial" w:cs="Arial"/>
            <w:sz w:val="20"/>
            <w:szCs w:val="20"/>
          </w:rPr>
          <w:delText>Oyster reef monitoring has two main components: 1) collection of a series of measurements to monitor the size, structure, and health of a reef and 2) collection of associated fauna to monitor changes in biodiversity over space and time.</w:delText>
        </w:r>
      </w:del>
    </w:p>
    <w:p w14:paraId="71134631" w14:textId="77777777" w:rsidR="00F26D76" w:rsidRDefault="00E77182">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14:anchorId="0B692664" wp14:editId="5BF28931">
                <wp:simplePos x="0" y="0"/>
                <wp:positionH relativeFrom="column">
                  <wp:posOffset>0</wp:posOffset>
                </wp:positionH>
                <wp:positionV relativeFrom="paragraph">
                  <wp:posOffset>245110</wp:posOffset>
                </wp:positionV>
                <wp:extent cx="59436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0A8EA4" id="Shape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9.3pt" to="468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rF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" o:allowincell="f" filled="t" strokeweight=".14039mm">
                <v:stroke joinstyle="miter"/>
                <o:lock v:ext="edit" shapetype="f"/>
              </v:line>
            </w:pict>
          </mc:Fallback>
        </mc:AlternateContent>
      </w:r>
    </w:p>
    <w:p w14:paraId="0B78B00D" w14:textId="77777777" w:rsidR="00F26D76" w:rsidRDefault="00F26D76">
      <w:pPr>
        <w:spacing w:line="200" w:lineRule="exact"/>
        <w:rPr>
          <w:sz w:val="20"/>
          <w:szCs w:val="20"/>
        </w:rPr>
      </w:pPr>
    </w:p>
    <w:p w14:paraId="3006AC14" w14:textId="77777777" w:rsidR="00F26D76" w:rsidRDefault="00F26D76">
      <w:pPr>
        <w:spacing w:line="200" w:lineRule="exact"/>
        <w:rPr>
          <w:sz w:val="20"/>
          <w:szCs w:val="20"/>
        </w:rPr>
      </w:pPr>
    </w:p>
    <w:p w14:paraId="0B044E71" w14:textId="77777777" w:rsidR="00F26D76" w:rsidRDefault="00F26D76">
      <w:pPr>
        <w:spacing w:line="305" w:lineRule="exact"/>
        <w:rPr>
          <w:sz w:val="20"/>
          <w:szCs w:val="20"/>
        </w:rPr>
      </w:pPr>
    </w:p>
    <w:p w14:paraId="3F41E9FE" w14:textId="77777777" w:rsidR="00F26D76" w:rsidRDefault="00E77182">
      <w:pPr>
        <w:rPr>
          <w:sz w:val="20"/>
          <w:szCs w:val="20"/>
        </w:rPr>
      </w:pPr>
      <w:del w:id="23" w:author="Janiak, Dean" w:date="2020-10-14T09:06:00Z">
        <w:r w:rsidDel="00E71EAF">
          <w:rPr>
            <w:rFonts w:ascii="Arial" w:eastAsia="Arial" w:hAnsi="Arial" w:cs="Arial"/>
            <w:b/>
            <w:bCs/>
            <w:sz w:val="29"/>
            <w:szCs w:val="29"/>
          </w:rPr>
          <w:delText xml:space="preserve">Oyster Reef: Survey </w:delText>
        </w:r>
        <w:commentRangeStart w:id="24"/>
        <w:r w:rsidDel="00E71EAF">
          <w:rPr>
            <w:rFonts w:ascii="Arial" w:eastAsia="Arial" w:hAnsi="Arial" w:cs="Arial"/>
            <w:b/>
            <w:bCs/>
            <w:sz w:val="29"/>
            <w:szCs w:val="29"/>
          </w:rPr>
          <w:delText>Design</w:delText>
        </w:r>
        <w:commentRangeEnd w:id="24"/>
        <w:r w:rsidR="003E13A2" w:rsidDel="00E71EAF">
          <w:rPr>
            <w:rStyle w:val="CommentReference"/>
          </w:rPr>
          <w:commentReference w:id="24"/>
        </w:r>
      </w:del>
      <w:ins w:id="25" w:author="Janiak, Dean" w:date="2020-10-14T09:06:00Z">
        <w:r w:rsidR="00E71EAF">
          <w:rPr>
            <w:rFonts w:ascii="Arial" w:eastAsia="Arial" w:hAnsi="Arial" w:cs="Arial"/>
            <w:b/>
            <w:bCs/>
            <w:sz w:val="29"/>
            <w:szCs w:val="29"/>
          </w:rPr>
          <w:t xml:space="preserve"> </w:t>
        </w:r>
      </w:ins>
      <w:ins w:id="26" w:author="Janiak, Dean" w:date="2020-10-14T09:07:00Z">
        <w:r w:rsidR="00E71EAF">
          <w:rPr>
            <w:rFonts w:ascii="Arial" w:eastAsia="Arial" w:hAnsi="Arial" w:cs="Arial"/>
            <w:b/>
            <w:bCs/>
            <w:sz w:val="29"/>
            <w:szCs w:val="29"/>
          </w:rPr>
          <w:t>Overview?</w:t>
        </w:r>
      </w:ins>
    </w:p>
    <w:p w14:paraId="5EBA7DCD" w14:textId="77777777" w:rsidR="00F26D76" w:rsidRDefault="00F26D76">
      <w:pPr>
        <w:spacing w:line="195" w:lineRule="exact"/>
        <w:rPr>
          <w:sz w:val="20"/>
          <w:szCs w:val="20"/>
        </w:rPr>
      </w:pPr>
    </w:p>
    <w:p w14:paraId="33791B15" w14:textId="77777777" w:rsidR="00F26D76" w:rsidRDefault="00E77182">
      <w:pPr>
        <w:rPr>
          <w:sz w:val="20"/>
          <w:szCs w:val="20"/>
        </w:rPr>
      </w:pPr>
      <w:r>
        <w:rPr>
          <w:rFonts w:ascii="Arial" w:eastAsia="Arial" w:hAnsi="Arial" w:cs="Arial"/>
          <w:b/>
          <w:bCs/>
          <w:sz w:val="24"/>
          <w:szCs w:val="24"/>
        </w:rPr>
        <w:t>Introduction</w:t>
      </w:r>
    </w:p>
    <w:p w14:paraId="4810C6E6" w14:textId="77777777" w:rsidR="00F26D76" w:rsidRDefault="00F26D76">
      <w:pPr>
        <w:spacing w:line="139" w:lineRule="exact"/>
        <w:rPr>
          <w:sz w:val="20"/>
          <w:szCs w:val="20"/>
        </w:rPr>
      </w:pPr>
    </w:p>
    <w:p w14:paraId="46AB5054" w14:textId="201A5889" w:rsidR="00F26D76" w:rsidRDefault="00E77182">
      <w:pPr>
        <w:spacing w:line="267" w:lineRule="auto"/>
        <w:jc w:val="both"/>
        <w:rPr>
          <w:sz w:val="20"/>
          <w:szCs w:val="20"/>
        </w:rPr>
      </w:pPr>
      <w:r>
        <w:rPr>
          <w:rFonts w:ascii="Arial" w:eastAsia="Arial" w:hAnsi="Arial" w:cs="Arial"/>
          <w:sz w:val="20"/>
          <w:szCs w:val="20"/>
        </w:rPr>
        <w:t xml:space="preserve">In this document, we provide MarineGEO’s standard survey design for sampling </w:t>
      </w:r>
      <w:ins w:id="27" w:author="Janiak, Dean" w:date="2020-12-15T10:19:00Z">
        <w:r w:rsidR="00B8365D">
          <w:rPr>
            <w:rFonts w:ascii="Arial" w:eastAsia="Arial" w:hAnsi="Arial" w:cs="Arial"/>
            <w:sz w:val="20"/>
            <w:szCs w:val="20"/>
          </w:rPr>
          <w:t xml:space="preserve">eastern </w:t>
        </w:r>
      </w:ins>
      <w:r>
        <w:rPr>
          <w:rFonts w:ascii="Arial" w:eastAsia="Arial" w:hAnsi="Arial" w:cs="Arial"/>
          <w:sz w:val="20"/>
          <w:szCs w:val="20"/>
        </w:rPr>
        <w:t>oyster reef habitat including key measurements on reef attributes (reef area and height), reef composition, oyster density and size, rugosity, and associated biodiversity. Additionally, we provide best practices for site selection, layout, workflow, and data submission.</w:t>
      </w:r>
    </w:p>
    <w:p w14:paraId="35357A23" w14:textId="77777777" w:rsidR="00F26D76" w:rsidRDefault="00F26D76">
      <w:pPr>
        <w:spacing w:line="53" w:lineRule="exact"/>
        <w:rPr>
          <w:sz w:val="20"/>
          <w:szCs w:val="20"/>
        </w:rPr>
      </w:pPr>
    </w:p>
    <w:p w14:paraId="5F9B5F76" w14:textId="70F53317" w:rsidR="00F26D76" w:rsidRDefault="00E77182">
      <w:pPr>
        <w:spacing w:line="260" w:lineRule="auto"/>
        <w:jc w:val="both"/>
        <w:rPr>
          <w:sz w:val="20"/>
          <w:szCs w:val="20"/>
        </w:rPr>
      </w:pPr>
      <w:r>
        <w:rPr>
          <w:rFonts w:ascii="Arial" w:eastAsia="Arial" w:hAnsi="Arial" w:cs="Arial"/>
          <w:sz w:val="20"/>
          <w:szCs w:val="20"/>
        </w:rPr>
        <w:t>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w:t>
      </w:r>
      <w:ins w:id="28" w:author="Janiak, Dean" w:date="2020-12-15T10:22:00Z">
        <w:r w:rsidR="00B8365D">
          <w:rPr>
            <w:rFonts w:ascii="Arial" w:eastAsia="Arial" w:hAnsi="Arial" w:cs="Arial"/>
            <w:sz w:val="20"/>
            <w:szCs w:val="20"/>
          </w:rPr>
          <w:t>e</w:t>
        </w:r>
      </w:ins>
      <w:del w:id="29" w:author="Janiak, Dean" w:date="2020-12-15T10:22:00Z">
        <w:r w:rsidDel="00B8365D">
          <w:rPr>
            <w:rFonts w:ascii="Arial" w:eastAsia="Arial" w:hAnsi="Arial" w:cs="Arial"/>
            <w:sz w:val="20"/>
            <w:szCs w:val="20"/>
          </w:rPr>
          <w:delText>is</w:delText>
        </w:r>
      </w:del>
      <w:r>
        <w:rPr>
          <w:rFonts w:ascii="Arial" w:eastAsia="Arial" w:hAnsi="Arial" w:cs="Arial"/>
          <w:sz w:val="20"/>
          <w:szCs w:val="20"/>
        </w:rPr>
        <w:t xml:space="preserve"> handbook </w:t>
      </w:r>
      <w:ins w:id="30" w:author="Janiak, Dean" w:date="2020-12-15T10:22:00Z">
        <w:r w:rsidR="00B8365D">
          <w:rPr>
            <w:rFonts w:ascii="Arial" w:eastAsia="Arial" w:hAnsi="Arial" w:cs="Arial"/>
            <w:sz w:val="20"/>
            <w:szCs w:val="20"/>
          </w:rPr>
          <w:t>was</w:t>
        </w:r>
      </w:ins>
      <w:del w:id="31" w:author="Janiak, Dean" w:date="2020-12-15T10:22:00Z">
        <w:r w:rsidDel="00B8365D">
          <w:rPr>
            <w:rFonts w:ascii="Arial" w:eastAsia="Arial" w:hAnsi="Arial" w:cs="Arial"/>
            <w:sz w:val="20"/>
            <w:szCs w:val="20"/>
          </w:rPr>
          <w:delText>is</w:delText>
        </w:r>
      </w:del>
      <w:r>
        <w:rPr>
          <w:rFonts w:ascii="Arial" w:eastAsia="Arial" w:hAnsi="Arial" w:cs="Arial"/>
          <w:sz w:val="20"/>
          <w:szCs w:val="20"/>
        </w:rPr>
        <w:t xml:space="preserve"> designed for restoration monitoring, it adopts well to naturally occurring reefs. Our goal is to provide a standardized sampling design that can be used in diﬀerent regions and for restored or natural reefs, while still being comparative in both space and time.</w:t>
      </w:r>
    </w:p>
    <w:p w14:paraId="66AA2E65" w14:textId="77777777" w:rsidR="00F26D76" w:rsidRDefault="00E77182">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028605DB" wp14:editId="6A9B48FF">
                <wp:simplePos x="0" y="0"/>
                <wp:positionH relativeFrom="column">
                  <wp:posOffset>0</wp:posOffset>
                </wp:positionH>
                <wp:positionV relativeFrom="paragraph">
                  <wp:posOffset>253365</wp:posOffset>
                </wp:positionV>
                <wp:extent cx="59436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0A5751" id="Shape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9.95pt" to="468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" o:allowincell="f" filled="t" strokeweight=".14039mm">
                <v:stroke joinstyle="miter"/>
                <o:lock v:ext="edit" shapetype="f"/>
              </v:line>
            </w:pict>
          </mc:Fallback>
        </mc:AlternateContent>
      </w:r>
    </w:p>
    <w:p w14:paraId="29C2D48D" w14:textId="77777777" w:rsidR="00F26D76" w:rsidRDefault="00F26D76">
      <w:pPr>
        <w:spacing w:line="200" w:lineRule="exact"/>
        <w:rPr>
          <w:sz w:val="20"/>
          <w:szCs w:val="20"/>
        </w:rPr>
      </w:pPr>
    </w:p>
    <w:p w14:paraId="3260E25E" w14:textId="77777777" w:rsidR="00F26D76" w:rsidRDefault="00F26D76">
      <w:pPr>
        <w:spacing w:line="200" w:lineRule="exact"/>
        <w:rPr>
          <w:sz w:val="20"/>
          <w:szCs w:val="20"/>
        </w:rPr>
      </w:pPr>
    </w:p>
    <w:p w14:paraId="49D8EC04" w14:textId="77777777" w:rsidR="00F26D76" w:rsidRDefault="00F26D76">
      <w:pPr>
        <w:spacing w:line="270" w:lineRule="exact"/>
        <w:rPr>
          <w:sz w:val="20"/>
          <w:szCs w:val="20"/>
        </w:rPr>
      </w:pPr>
    </w:p>
    <w:p w14:paraId="21E33451" w14:textId="77777777" w:rsidR="00F26D76" w:rsidRDefault="00E77182">
      <w:pPr>
        <w:rPr>
          <w:sz w:val="20"/>
          <w:szCs w:val="20"/>
        </w:rPr>
      </w:pPr>
      <w:r>
        <w:rPr>
          <w:rFonts w:ascii="Arial" w:eastAsia="Arial" w:hAnsi="Arial" w:cs="Arial"/>
          <w:b/>
          <w:bCs/>
          <w:sz w:val="24"/>
          <w:szCs w:val="24"/>
        </w:rPr>
        <w:t>Protocols</w:t>
      </w:r>
    </w:p>
    <w:p w14:paraId="245AB941" w14:textId="77777777" w:rsidR="00F26D76" w:rsidRDefault="00F26D76">
      <w:pPr>
        <w:spacing w:line="139" w:lineRule="exact"/>
        <w:rPr>
          <w:sz w:val="20"/>
          <w:szCs w:val="20"/>
        </w:rPr>
      </w:pPr>
    </w:p>
    <w:p w14:paraId="4781C46F" w14:textId="77777777" w:rsidR="00F26D76" w:rsidRDefault="00E77182">
      <w:pPr>
        <w:rPr>
          <w:sz w:val="20"/>
          <w:szCs w:val="20"/>
        </w:rPr>
      </w:pPr>
      <w:r>
        <w:rPr>
          <w:rFonts w:ascii="Arial" w:eastAsia="Arial" w:hAnsi="Arial" w:cs="Arial"/>
          <w:sz w:val="20"/>
          <w:szCs w:val="20"/>
        </w:rPr>
        <w:t>Core protocols below are required for MarineGEO partners:</w:t>
      </w:r>
    </w:p>
    <w:p w14:paraId="5859BDA6" w14:textId="77777777" w:rsidR="00F26D76" w:rsidRDefault="00F26D76">
      <w:pPr>
        <w:spacing w:line="129" w:lineRule="exact"/>
        <w:rPr>
          <w:sz w:val="20"/>
          <w:szCs w:val="20"/>
        </w:rPr>
      </w:pPr>
    </w:p>
    <w:p w14:paraId="05CD75A8" w14:textId="77777777" w:rsidR="00F26D76" w:rsidRDefault="00E77182">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Water quality (temperature, salinity, turbidity)</w:t>
      </w:r>
    </w:p>
    <w:p w14:paraId="3627542C" w14:textId="77777777" w:rsidR="00F26D76" w:rsidRDefault="00F26D76">
      <w:pPr>
        <w:spacing w:line="9" w:lineRule="exact"/>
        <w:rPr>
          <w:rFonts w:ascii="Arial" w:eastAsia="Arial" w:hAnsi="Arial" w:cs="Arial"/>
          <w:sz w:val="20"/>
          <w:szCs w:val="20"/>
        </w:rPr>
      </w:pPr>
    </w:p>
    <w:p w14:paraId="1DD4E0EC" w14:textId="77777777" w:rsidR="00F26D76" w:rsidRDefault="00E77182">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Oyster reef area and height</w:t>
      </w:r>
    </w:p>
    <w:p w14:paraId="0AC57569" w14:textId="77777777" w:rsidR="00F26D76" w:rsidRDefault="00F26D76">
      <w:pPr>
        <w:spacing w:line="200" w:lineRule="exact"/>
        <w:rPr>
          <w:sz w:val="20"/>
          <w:szCs w:val="20"/>
        </w:rPr>
      </w:pPr>
    </w:p>
    <w:p w14:paraId="5435EF0C" w14:textId="77777777" w:rsidR="00F26D76" w:rsidRDefault="00F26D76">
      <w:pPr>
        <w:spacing w:line="280" w:lineRule="exact"/>
        <w:rPr>
          <w:sz w:val="20"/>
          <w:szCs w:val="20"/>
        </w:rPr>
      </w:pPr>
    </w:p>
    <w:p w14:paraId="34207827" w14:textId="77777777" w:rsidR="00F26D76" w:rsidRDefault="00E77182">
      <w:pPr>
        <w:ind w:right="40"/>
        <w:jc w:val="center"/>
        <w:rPr>
          <w:sz w:val="20"/>
          <w:szCs w:val="20"/>
        </w:rPr>
      </w:pPr>
      <w:r>
        <w:rPr>
          <w:rFonts w:ascii="Arial" w:eastAsia="Arial" w:hAnsi="Arial" w:cs="Arial"/>
          <w:sz w:val="20"/>
          <w:szCs w:val="20"/>
        </w:rPr>
        <w:t>1</w:t>
      </w:r>
    </w:p>
    <w:p w14:paraId="5CAE2D02" w14:textId="77777777" w:rsidR="00F26D76" w:rsidRDefault="00F26D76">
      <w:pPr>
        <w:sectPr w:rsidR="00F26D76">
          <w:pgSz w:w="12240" w:h="15840"/>
          <w:pgMar w:top="1045" w:right="1400" w:bottom="272" w:left="1440" w:header="0" w:footer="0" w:gutter="0"/>
          <w:cols w:space="720" w:equalWidth="0">
            <w:col w:w="9400"/>
          </w:cols>
        </w:sectPr>
      </w:pPr>
    </w:p>
    <w:p w14:paraId="21019273" w14:textId="77777777" w:rsidR="00F26D76" w:rsidRDefault="00E77182">
      <w:pPr>
        <w:ind w:left="6280"/>
        <w:rPr>
          <w:sz w:val="20"/>
          <w:szCs w:val="20"/>
        </w:rPr>
      </w:pPr>
      <w:bookmarkStart w:id="32" w:name="page3"/>
      <w:bookmarkEnd w:id="32"/>
      <w:r>
        <w:rPr>
          <w:rFonts w:ascii="Arial" w:eastAsia="Arial" w:hAnsi="Arial" w:cs="Arial"/>
          <w:noProof/>
          <w:sz w:val="20"/>
          <w:szCs w:val="20"/>
        </w:rPr>
        <w:lastRenderedPageBreak/>
        <w:drawing>
          <wp:anchor distT="0" distB="0" distL="114300" distR="114300" simplePos="0" relativeHeight="251658240" behindDoc="1" locked="0" layoutInCell="0" allowOverlap="1" wp14:anchorId="624C3F72" wp14:editId="222ADCF8">
            <wp:simplePos x="0" y="0"/>
            <wp:positionH relativeFrom="page">
              <wp:posOffset>914400</wp:posOffset>
            </wp:positionH>
            <wp:positionV relativeFrom="page">
              <wp:posOffset>446405</wp:posOffset>
            </wp:positionV>
            <wp:extent cx="1052830" cy="3600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20"/>
          <w:szCs w:val="20"/>
        </w:rPr>
        <w:t>Oyster Reef Habitat Survey Design</w:t>
      </w:r>
    </w:p>
    <w:p w14:paraId="545C0EC2" w14:textId="77777777" w:rsidR="00F26D76" w:rsidRDefault="00F26D76">
      <w:pPr>
        <w:spacing w:line="200" w:lineRule="exact"/>
        <w:rPr>
          <w:sz w:val="20"/>
          <w:szCs w:val="20"/>
        </w:rPr>
      </w:pPr>
    </w:p>
    <w:p w14:paraId="6AAEFF2B" w14:textId="77777777" w:rsidR="00F26D76" w:rsidRDefault="00F26D76">
      <w:pPr>
        <w:spacing w:line="339" w:lineRule="exact"/>
        <w:rPr>
          <w:sz w:val="20"/>
          <w:szCs w:val="20"/>
        </w:rPr>
      </w:pPr>
    </w:p>
    <w:p w14:paraId="567FF487" w14:textId="77777777" w:rsidR="00F26D76" w:rsidRDefault="00E77182">
      <w:pPr>
        <w:numPr>
          <w:ilvl w:val="0"/>
          <w:numId w:val="2"/>
        </w:numPr>
        <w:tabs>
          <w:tab w:val="left" w:pos="500"/>
        </w:tabs>
        <w:ind w:left="500" w:hanging="256"/>
        <w:rPr>
          <w:rFonts w:ascii="Arial" w:eastAsia="Arial" w:hAnsi="Arial" w:cs="Arial"/>
          <w:sz w:val="20"/>
          <w:szCs w:val="20"/>
        </w:rPr>
      </w:pPr>
      <w:r>
        <w:rPr>
          <w:rFonts w:ascii="Arial" w:eastAsia="Arial" w:hAnsi="Arial" w:cs="Arial"/>
          <w:sz w:val="20"/>
          <w:szCs w:val="20"/>
        </w:rPr>
        <w:t>Oyster reef composition</w:t>
      </w:r>
    </w:p>
    <w:p w14:paraId="05D4CC11" w14:textId="77777777" w:rsidR="00F26D76" w:rsidRDefault="00F26D76">
      <w:pPr>
        <w:spacing w:line="9" w:lineRule="exact"/>
        <w:rPr>
          <w:rFonts w:ascii="Arial" w:eastAsia="Arial" w:hAnsi="Arial" w:cs="Arial"/>
          <w:sz w:val="20"/>
          <w:szCs w:val="20"/>
        </w:rPr>
      </w:pPr>
    </w:p>
    <w:p w14:paraId="4FA566AA" w14:textId="77777777" w:rsidR="00F26D76" w:rsidRDefault="00E77182">
      <w:pPr>
        <w:numPr>
          <w:ilvl w:val="0"/>
          <w:numId w:val="2"/>
        </w:numPr>
        <w:tabs>
          <w:tab w:val="left" w:pos="500"/>
        </w:tabs>
        <w:ind w:left="500" w:hanging="256"/>
        <w:rPr>
          <w:rFonts w:ascii="Arial" w:eastAsia="Arial" w:hAnsi="Arial" w:cs="Arial"/>
          <w:sz w:val="20"/>
          <w:szCs w:val="20"/>
        </w:rPr>
      </w:pPr>
      <w:r>
        <w:rPr>
          <w:rFonts w:ascii="Arial" w:eastAsia="Arial" w:hAnsi="Arial" w:cs="Arial"/>
          <w:sz w:val="20"/>
          <w:szCs w:val="20"/>
        </w:rPr>
        <w:t>Oyster density and size frequency</w:t>
      </w:r>
    </w:p>
    <w:p w14:paraId="17607455" w14:textId="77777777" w:rsidR="00F26D76" w:rsidRDefault="00F26D76">
      <w:pPr>
        <w:spacing w:line="9" w:lineRule="exact"/>
        <w:rPr>
          <w:rFonts w:ascii="Arial" w:eastAsia="Arial" w:hAnsi="Arial" w:cs="Arial"/>
          <w:sz w:val="20"/>
          <w:szCs w:val="20"/>
        </w:rPr>
      </w:pPr>
    </w:p>
    <w:p w14:paraId="6A5B9BEC" w14:textId="77777777" w:rsidR="00F26D76" w:rsidRDefault="00E77182">
      <w:pPr>
        <w:numPr>
          <w:ilvl w:val="0"/>
          <w:numId w:val="2"/>
        </w:numPr>
        <w:tabs>
          <w:tab w:val="left" w:pos="500"/>
        </w:tabs>
        <w:ind w:left="500" w:hanging="256"/>
        <w:rPr>
          <w:rFonts w:ascii="Arial" w:eastAsia="Arial" w:hAnsi="Arial" w:cs="Arial"/>
          <w:sz w:val="20"/>
          <w:szCs w:val="20"/>
        </w:rPr>
      </w:pPr>
      <w:r>
        <w:rPr>
          <w:rFonts w:ascii="Arial" w:eastAsia="Arial" w:hAnsi="Arial" w:cs="Arial"/>
          <w:sz w:val="20"/>
          <w:szCs w:val="20"/>
        </w:rPr>
        <w:t>Oyster reef associated fauna</w:t>
      </w:r>
    </w:p>
    <w:p w14:paraId="57798BAB" w14:textId="77777777" w:rsidR="00F26D76" w:rsidRDefault="00F26D76">
      <w:pPr>
        <w:spacing w:line="9" w:lineRule="exact"/>
        <w:rPr>
          <w:rFonts w:ascii="Arial" w:eastAsia="Arial" w:hAnsi="Arial" w:cs="Arial"/>
          <w:sz w:val="20"/>
          <w:szCs w:val="20"/>
        </w:rPr>
      </w:pPr>
    </w:p>
    <w:p w14:paraId="6CEFFE47" w14:textId="77777777" w:rsidR="00F26D76" w:rsidRDefault="00E77182">
      <w:pPr>
        <w:numPr>
          <w:ilvl w:val="0"/>
          <w:numId w:val="2"/>
        </w:numPr>
        <w:tabs>
          <w:tab w:val="left" w:pos="500"/>
        </w:tabs>
        <w:ind w:left="500" w:hanging="256"/>
        <w:rPr>
          <w:rFonts w:ascii="Arial" w:eastAsia="Arial" w:hAnsi="Arial" w:cs="Arial"/>
          <w:sz w:val="20"/>
          <w:szCs w:val="20"/>
        </w:rPr>
      </w:pPr>
      <w:r>
        <w:rPr>
          <w:rFonts w:ascii="Arial" w:eastAsia="Arial" w:hAnsi="Arial" w:cs="Arial"/>
          <w:sz w:val="20"/>
          <w:szCs w:val="20"/>
        </w:rPr>
        <w:t>Oyster reef rugosity</w:t>
      </w:r>
    </w:p>
    <w:p w14:paraId="4DFADDDB" w14:textId="77777777" w:rsidR="00F26D76" w:rsidRDefault="00F26D76">
      <w:pPr>
        <w:spacing w:line="128" w:lineRule="exact"/>
        <w:rPr>
          <w:sz w:val="20"/>
          <w:szCs w:val="20"/>
        </w:rPr>
      </w:pPr>
    </w:p>
    <w:p w14:paraId="2C1E0256" w14:textId="77777777" w:rsidR="00F26D76" w:rsidRDefault="00E77182">
      <w:pPr>
        <w:rPr>
          <w:sz w:val="20"/>
          <w:szCs w:val="20"/>
        </w:rPr>
      </w:pPr>
      <w:r>
        <w:rPr>
          <w:rFonts w:ascii="Arial" w:eastAsia="Arial" w:hAnsi="Arial" w:cs="Arial"/>
          <w:b/>
          <w:bCs/>
          <w:sz w:val="20"/>
          <w:szCs w:val="20"/>
        </w:rPr>
        <w:t>Requirements vary depending on individual protocols</w:t>
      </w:r>
    </w:p>
    <w:p w14:paraId="164C66AD" w14:textId="77777777" w:rsidR="00F26D76" w:rsidRDefault="00F26D76">
      <w:pPr>
        <w:spacing w:line="282" w:lineRule="exact"/>
        <w:rPr>
          <w:sz w:val="20"/>
          <w:szCs w:val="20"/>
        </w:rPr>
      </w:pPr>
    </w:p>
    <w:p w14:paraId="0C0BAEA0" w14:textId="77777777" w:rsidR="00F26D76" w:rsidRDefault="00E77182">
      <w:pPr>
        <w:rPr>
          <w:sz w:val="20"/>
          <w:szCs w:val="20"/>
        </w:rPr>
      </w:pPr>
      <w:r>
        <w:rPr>
          <w:rFonts w:ascii="Arial" w:eastAsia="Arial" w:hAnsi="Arial" w:cs="Arial"/>
          <w:b/>
          <w:bCs/>
          <w:sz w:val="24"/>
          <w:szCs w:val="24"/>
        </w:rPr>
        <w:t>Workflow</w:t>
      </w:r>
    </w:p>
    <w:p w14:paraId="3736F74F" w14:textId="77777777" w:rsidR="00F26D76" w:rsidRDefault="00F26D76">
      <w:pPr>
        <w:spacing w:line="139" w:lineRule="exact"/>
        <w:rPr>
          <w:sz w:val="20"/>
          <w:szCs w:val="20"/>
        </w:rPr>
      </w:pPr>
    </w:p>
    <w:p w14:paraId="52BA5A9B" w14:textId="77777777" w:rsidR="00F26D76" w:rsidRDefault="00E77182">
      <w:pPr>
        <w:rPr>
          <w:sz w:val="20"/>
          <w:szCs w:val="20"/>
        </w:rPr>
      </w:pPr>
      <w:r>
        <w:rPr>
          <w:rFonts w:ascii="Arial" w:eastAsia="Arial" w:hAnsi="Arial" w:cs="Arial"/>
          <w:sz w:val="20"/>
          <w:szCs w:val="20"/>
          <w:u w:val="single"/>
        </w:rPr>
        <w:t>Preparation:</w:t>
      </w:r>
    </w:p>
    <w:p w14:paraId="5232BC08" w14:textId="77777777" w:rsidR="00F26D76" w:rsidRDefault="00F26D76">
      <w:pPr>
        <w:spacing w:line="129" w:lineRule="exact"/>
        <w:rPr>
          <w:sz w:val="20"/>
          <w:szCs w:val="20"/>
        </w:rPr>
      </w:pPr>
    </w:p>
    <w:p w14:paraId="7F6462EF" w14:textId="77777777" w:rsidR="00F26D76" w:rsidRDefault="00E77182">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Identify and become familiar with the required modules listed above.</w:t>
      </w:r>
    </w:p>
    <w:p w14:paraId="49345778" w14:textId="77777777" w:rsidR="00F26D76" w:rsidRDefault="00F26D76">
      <w:pPr>
        <w:spacing w:line="9" w:lineRule="exact"/>
        <w:rPr>
          <w:rFonts w:ascii="Arial" w:eastAsia="Arial" w:hAnsi="Arial" w:cs="Arial"/>
          <w:sz w:val="20"/>
          <w:szCs w:val="20"/>
        </w:rPr>
      </w:pPr>
    </w:p>
    <w:p w14:paraId="780C7F1E" w14:textId="77777777" w:rsidR="00F26D76" w:rsidRDefault="00E77182">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Download copies of protocols, field datasheets, and data entry templates.</w:t>
      </w:r>
    </w:p>
    <w:p w14:paraId="12758AA7" w14:textId="77777777" w:rsidR="00F26D76" w:rsidRDefault="00F26D76">
      <w:pPr>
        <w:spacing w:line="9" w:lineRule="exact"/>
        <w:rPr>
          <w:rFonts w:ascii="Arial" w:eastAsia="Arial" w:hAnsi="Arial" w:cs="Arial"/>
          <w:sz w:val="20"/>
          <w:szCs w:val="20"/>
        </w:rPr>
      </w:pPr>
    </w:p>
    <w:p w14:paraId="4254D9BF" w14:textId="77777777" w:rsidR="00F26D76" w:rsidRDefault="00E77182">
      <w:pPr>
        <w:numPr>
          <w:ilvl w:val="0"/>
          <w:numId w:val="3"/>
        </w:numPr>
        <w:tabs>
          <w:tab w:val="left" w:pos="500"/>
        </w:tabs>
        <w:spacing w:line="249" w:lineRule="auto"/>
        <w:ind w:left="500" w:right="20" w:hanging="256"/>
        <w:rPr>
          <w:rFonts w:ascii="Arial" w:eastAsia="Arial" w:hAnsi="Arial" w:cs="Arial"/>
          <w:sz w:val="20"/>
          <w:szCs w:val="20"/>
        </w:rPr>
      </w:pPr>
      <w:r>
        <w:rPr>
          <w:rFonts w:ascii="Arial" w:eastAsia="Arial" w:hAnsi="Arial" w:cs="Arial"/>
          <w:sz w:val="20"/>
          <w:szCs w:val="20"/>
        </w:rPr>
        <w:t xml:space="preserve">Contact </w:t>
      </w:r>
      <w:hyperlink r:id="rId10">
        <w:r>
          <w:rPr>
            <w:rFonts w:ascii="Arial" w:eastAsia="Arial" w:hAnsi="Arial" w:cs="Arial"/>
            <w:color w:val="0000FF"/>
            <w:sz w:val="20"/>
            <w:szCs w:val="20"/>
          </w:rPr>
          <w:t>marinegeo@si.edu</w:t>
        </w:r>
        <w:r>
          <w:rPr>
            <w:rFonts w:ascii="Arial" w:eastAsia="Arial" w:hAnsi="Arial" w:cs="Arial"/>
            <w:sz w:val="20"/>
            <w:szCs w:val="20"/>
          </w:rPr>
          <w:t xml:space="preserve"> </w:t>
        </w:r>
      </w:hyperlink>
      <w:r>
        <w:rPr>
          <w:rFonts w:ascii="Arial" w:eastAsia="Arial" w:hAnsi="Arial" w:cs="Arial"/>
          <w:sz w:val="20"/>
          <w:szCs w:val="20"/>
        </w:rPr>
        <w:t>to schedule a brief conference to discuss your project and address any questions before proceeding to the next steps.</w:t>
      </w:r>
    </w:p>
    <w:p w14:paraId="4C324D40" w14:textId="45E54FB0" w:rsidR="00F26D76" w:rsidRDefault="00E77182">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Acquire all necessary permits and permissions at your planned sites.</w:t>
      </w:r>
      <w:ins w:id="33" w:author="Janiak, Dean" w:date="2020-12-15T10:24:00Z">
        <w:r w:rsidR="00B8365D">
          <w:rPr>
            <w:rFonts w:ascii="Arial" w:eastAsia="Arial" w:hAnsi="Arial" w:cs="Arial"/>
            <w:sz w:val="20"/>
            <w:szCs w:val="20"/>
          </w:rPr>
          <w:t xml:space="preserve"> There is no planned collecting of oysters for this pro</w:t>
        </w:r>
      </w:ins>
      <w:ins w:id="34" w:author="Janiak, Dean" w:date="2020-12-15T10:25:00Z">
        <w:r w:rsidR="00B8365D">
          <w:rPr>
            <w:rFonts w:ascii="Arial" w:eastAsia="Arial" w:hAnsi="Arial" w:cs="Arial"/>
            <w:sz w:val="20"/>
            <w:szCs w:val="20"/>
          </w:rPr>
          <w:t>tocol.</w:t>
        </w:r>
      </w:ins>
    </w:p>
    <w:p w14:paraId="40CA7A6C" w14:textId="77777777" w:rsidR="00F26D76" w:rsidRDefault="00F26D76">
      <w:pPr>
        <w:spacing w:line="9" w:lineRule="exact"/>
        <w:rPr>
          <w:rFonts w:ascii="Arial" w:eastAsia="Arial" w:hAnsi="Arial" w:cs="Arial"/>
          <w:sz w:val="20"/>
          <w:szCs w:val="20"/>
        </w:rPr>
      </w:pPr>
    </w:p>
    <w:p w14:paraId="32C769D6" w14:textId="77777777" w:rsidR="00F26D76" w:rsidRDefault="00E77182">
      <w:pPr>
        <w:numPr>
          <w:ilvl w:val="0"/>
          <w:numId w:val="3"/>
        </w:numPr>
        <w:tabs>
          <w:tab w:val="left" w:pos="500"/>
        </w:tabs>
        <w:spacing w:line="302" w:lineRule="auto"/>
        <w:ind w:left="500" w:right="20" w:hanging="256"/>
        <w:rPr>
          <w:rFonts w:ascii="Arial" w:eastAsia="Arial" w:hAnsi="Arial" w:cs="Arial"/>
          <w:sz w:val="20"/>
          <w:szCs w:val="20"/>
        </w:rPr>
      </w:pPr>
      <w:r>
        <w:rPr>
          <w:rFonts w:ascii="Arial" w:eastAsia="Arial" w:hAnsi="Arial" w:cs="Arial"/>
          <w:sz w:val="20"/>
          <w:szCs w:val="20"/>
        </w:rPr>
        <w:t>Review the necessary safety requirements from your institution. MarineGEO is not responsible for any loss or injury incurred during sampling.</w:t>
      </w:r>
    </w:p>
    <w:p w14:paraId="27340019" w14:textId="77777777" w:rsidR="00F26D76" w:rsidRDefault="00F26D76">
      <w:pPr>
        <w:spacing w:line="258" w:lineRule="exact"/>
        <w:rPr>
          <w:sz w:val="20"/>
          <w:szCs w:val="20"/>
        </w:rPr>
      </w:pPr>
    </w:p>
    <w:p w14:paraId="10F49241" w14:textId="77777777" w:rsidR="00F26D76" w:rsidRDefault="00E77182">
      <w:pPr>
        <w:rPr>
          <w:sz w:val="20"/>
          <w:szCs w:val="20"/>
        </w:rPr>
      </w:pPr>
      <w:r>
        <w:rPr>
          <w:rFonts w:ascii="Arial" w:eastAsia="Arial" w:hAnsi="Arial" w:cs="Arial"/>
          <w:sz w:val="20"/>
          <w:szCs w:val="20"/>
          <w:u w:val="single"/>
        </w:rPr>
        <w:t>Site Selection:</w:t>
      </w:r>
    </w:p>
    <w:p w14:paraId="119B92EB" w14:textId="77777777" w:rsidR="00F26D76" w:rsidRDefault="00F26D76">
      <w:pPr>
        <w:spacing w:line="129" w:lineRule="exact"/>
        <w:rPr>
          <w:sz w:val="20"/>
          <w:szCs w:val="20"/>
        </w:rPr>
      </w:pPr>
    </w:p>
    <w:p w14:paraId="186009E8" w14:textId="73E214F7" w:rsidR="00F26D76" w:rsidRDefault="00E77182">
      <w:pPr>
        <w:numPr>
          <w:ilvl w:val="0"/>
          <w:numId w:val="4"/>
        </w:numPr>
        <w:tabs>
          <w:tab w:val="left" w:pos="500"/>
        </w:tabs>
        <w:spacing w:line="249" w:lineRule="auto"/>
        <w:ind w:left="500" w:right="20" w:hanging="256"/>
        <w:jc w:val="both"/>
        <w:rPr>
          <w:rFonts w:ascii="Arial" w:eastAsia="Arial" w:hAnsi="Arial" w:cs="Arial"/>
          <w:sz w:val="20"/>
          <w:szCs w:val="20"/>
        </w:rPr>
      </w:pPr>
      <w:r>
        <w:rPr>
          <w:rFonts w:ascii="Arial" w:eastAsia="Arial" w:hAnsi="Arial" w:cs="Arial"/>
          <w:sz w:val="20"/>
          <w:szCs w:val="20"/>
        </w:rPr>
        <w:t xml:space="preserve">Identify 3 </w:t>
      </w:r>
      <w:del w:id="35" w:author="Janiak, Dean" w:date="2020-12-15T10:45:00Z">
        <w:r w:rsidDel="00C34D0E">
          <w:rPr>
            <w:rFonts w:ascii="Arial" w:eastAsia="Arial" w:hAnsi="Arial" w:cs="Arial"/>
            <w:sz w:val="20"/>
            <w:szCs w:val="20"/>
          </w:rPr>
          <w:delText>oyster reefs</w:delText>
        </w:r>
      </w:del>
      <w:ins w:id="36" w:author="Janiak, Dean" w:date="2020-12-15T10:45:00Z">
        <w:r w:rsidR="00C34D0E">
          <w:rPr>
            <w:rFonts w:ascii="Arial" w:eastAsia="Arial" w:hAnsi="Arial" w:cs="Arial"/>
            <w:sz w:val="20"/>
            <w:szCs w:val="20"/>
          </w:rPr>
          <w:t xml:space="preserve"> separate sites</w:t>
        </w:r>
      </w:ins>
      <w:r>
        <w:rPr>
          <w:rFonts w:ascii="Arial" w:eastAsia="Arial" w:hAnsi="Arial" w:cs="Arial"/>
          <w:sz w:val="20"/>
          <w:szCs w:val="20"/>
        </w:rPr>
        <w:t xml:space="preserve"> </w:t>
      </w:r>
      <w:del w:id="37" w:author="Janiak, Dean" w:date="2020-12-15T10:45:00Z">
        <w:r w:rsidDel="00C34D0E">
          <w:rPr>
            <w:rFonts w:ascii="Arial" w:eastAsia="Arial" w:hAnsi="Arial" w:cs="Arial"/>
            <w:sz w:val="20"/>
            <w:szCs w:val="20"/>
          </w:rPr>
          <w:delText xml:space="preserve">(separate locations) </w:delText>
        </w:r>
      </w:del>
      <w:r>
        <w:rPr>
          <w:rFonts w:ascii="Arial" w:eastAsia="Arial" w:hAnsi="Arial" w:cs="Arial"/>
          <w:sz w:val="20"/>
          <w:szCs w:val="20"/>
        </w:rPr>
        <w:t>to sample on a permanent basis. Sites should be: a) typical of your region, b)</w:t>
      </w:r>
      <w:del w:id="38" w:author="Janiak, Dean" w:date="2020-12-15T10:41:00Z">
        <w:r w:rsidDel="00C34D0E">
          <w:rPr>
            <w:rFonts w:ascii="Arial" w:eastAsia="Arial" w:hAnsi="Arial" w:cs="Arial"/>
            <w:sz w:val="20"/>
            <w:szCs w:val="20"/>
          </w:rPr>
          <w:delText xml:space="preserve"> large enough to deploy several 30 m transect tapes, c) </w:delText>
        </w:r>
      </w:del>
      <w:r>
        <w:rPr>
          <w:rFonts w:ascii="Arial" w:eastAsia="Arial" w:hAnsi="Arial" w:cs="Arial"/>
          <w:sz w:val="20"/>
          <w:szCs w:val="20"/>
        </w:rPr>
        <w:t xml:space="preserve">reasonably accessible, and </w:t>
      </w:r>
      <w:ins w:id="39" w:author="Janiak, Dean" w:date="2020-12-15T10:42:00Z">
        <w:r w:rsidR="00C34D0E">
          <w:rPr>
            <w:rFonts w:ascii="Arial" w:eastAsia="Arial" w:hAnsi="Arial" w:cs="Arial"/>
            <w:sz w:val="20"/>
            <w:szCs w:val="20"/>
          </w:rPr>
          <w:t>c</w:t>
        </w:r>
      </w:ins>
      <w:del w:id="40" w:author="Janiak, Dean" w:date="2020-12-15T10:42:00Z">
        <w:r w:rsidDel="00C34D0E">
          <w:rPr>
            <w:rFonts w:ascii="Arial" w:eastAsia="Arial" w:hAnsi="Arial" w:cs="Arial"/>
            <w:sz w:val="20"/>
            <w:szCs w:val="20"/>
          </w:rPr>
          <w:delText>d</w:delText>
        </w:r>
      </w:del>
      <w:r>
        <w:rPr>
          <w:rFonts w:ascii="Arial" w:eastAsia="Arial" w:hAnsi="Arial" w:cs="Arial"/>
          <w:sz w:val="20"/>
          <w:szCs w:val="20"/>
        </w:rPr>
        <w:t>) generally persistent.</w:t>
      </w:r>
      <w:ins w:id="41" w:author="Janiak, Dean" w:date="2020-12-15T10:42:00Z">
        <w:r w:rsidR="00C34D0E">
          <w:rPr>
            <w:rFonts w:ascii="Arial" w:eastAsia="Arial" w:hAnsi="Arial" w:cs="Arial"/>
            <w:sz w:val="20"/>
            <w:szCs w:val="20"/>
          </w:rPr>
          <w:t xml:space="preserve"> This protocol requires 3 transects </w:t>
        </w:r>
      </w:ins>
      <w:ins w:id="42" w:author="Janiak, Dean" w:date="2020-12-15T10:44:00Z">
        <w:r w:rsidR="00C34D0E">
          <w:rPr>
            <w:rFonts w:ascii="Arial" w:eastAsia="Arial" w:hAnsi="Arial" w:cs="Arial"/>
            <w:sz w:val="20"/>
            <w:szCs w:val="20"/>
          </w:rPr>
          <w:t>(ideally 30 m in length)</w:t>
        </w:r>
      </w:ins>
      <w:ins w:id="43" w:author="Janiak, Dean" w:date="2020-12-15T10:42:00Z">
        <w:r w:rsidR="00C34D0E">
          <w:rPr>
            <w:rFonts w:ascii="Arial" w:eastAsia="Arial" w:hAnsi="Arial" w:cs="Arial"/>
            <w:sz w:val="20"/>
            <w:szCs w:val="20"/>
          </w:rPr>
          <w:t xml:space="preserve"> be used</w:t>
        </w:r>
      </w:ins>
      <w:ins w:id="44" w:author="Janiak, Dean" w:date="2020-12-15T10:43:00Z">
        <w:r w:rsidR="00C34D0E">
          <w:rPr>
            <w:rFonts w:ascii="Arial" w:eastAsia="Arial" w:hAnsi="Arial" w:cs="Arial"/>
            <w:sz w:val="20"/>
            <w:szCs w:val="20"/>
          </w:rPr>
          <w:t xml:space="preserve"> at a single site, </w:t>
        </w:r>
      </w:ins>
      <w:ins w:id="45" w:author="Janiak, Dean" w:date="2020-12-15T10:44:00Z">
        <w:r w:rsidR="00C34D0E">
          <w:rPr>
            <w:rFonts w:ascii="Arial" w:eastAsia="Arial" w:hAnsi="Arial" w:cs="Arial"/>
            <w:sz w:val="20"/>
            <w:szCs w:val="20"/>
          </w:rPr>
          <w:t xml:space="preserve">however, </w:t>
        </w:r>
      </w:ins>
      <w:ins w:id="46" w:author="Janiak, Dean" w:date="2020-12-15T10:43:00Z">
        <w:r w:rsidR="00C34D0E">
          <w:rPr>
            <w:rFonts w:ascii="Arial" w:eastAsia="Arial" w:hAnsi="Arial" w:cs="Arial"/>
            <w:sz w:val="20"/>
            <w:szCs w:val="20"/>
          </w:rPr>
          <w:t xml:space="preserve">transects can be </w:t>
        </w:r>
      </w:ins>
      <w:ins w:id="47" w:author="Janiak, Dean" w:date="2020-12-15T10:46:00Z">
        <w:r w:rsidR="00C34D0E">
          <w:rPr>
            <w:rFonts w:ascii="Arial" w:eastAsia="Arial" w:hAnsi="Arial" w:cs="Arial"/>
            <w:sz w:val="20"/>
            <w:szCs w:val="20"/>
          </w:rPr>
          <w:t>distributed among</w:t>
        </w:r>
      </w:ins>
      <w:ins w:id="48" w:author="Janiak, Dean" w:date="2020-12-15T10:43:00Z">
        <w:r w:rsidR="00C34D0E">
          <w:rPr>
            <w:rFonts w:ascii="Arial" w:eastAsia="Arial" w:hAnsi="Arial" w:cs="Arial"/>
            <w:sz w:val="20"/>
            <w:szCs w:val="20"/>
          </w:rPr>
          <w:t xml:space="preserve"> separate patch reefs </w:t>
        </w:r>
      </w:ins>
      <w:ins w:id="49" w:author="Janiak, Dean" w:date="2020-12-15T10:58:00Z">
        <w:r w:rsidR="000649CD">
          <w:rPr>
            <w:rFonts w:ascii="Arial" w:eastAsia="Arial" w:hAnsi="Arial" w:cs="Arial"/>
            <w:sz w:val="20"/>
            <w:szCs w:val="20"/>
          </w:rPr>
          <w:t xml:space="preserve">at a site </w:t>
        </w:r>
      </w:ins>
      <w:ins w:id="50" w:author="Janiak, Dean" w:date="2020-12-15T10:43:00Z">
        <w:r w:rsidR="00C34D0E">
          <w:rPr>
            <w:rFonts w:ascii="Arial" w:eastAsia="Arial" w:hAnsi="Arial" w:cs="Arial"/>
            <w:sz w:val="20"/>
            <w:szCs w:val="20"/>
          </w:rPr>
          <w:t>i</w:t>
        </w:r>
      </w:ins>
      <w:ins w:id="51" w:author="Janiak, Dean" w:date="2020-12-15T10:45:00Z">
        <w:r w:rsidR="00C34D0E">
          <w:rPr>
            <w:rFonts w:ascii="Arial" w:eastAsia="Arial" w:hAnsi="Arial" w:cs="Arial"/>
            <w:sz w:val="20"/>
            <w:szCs w:val="20"/>
          </w:rPr>
          <w:t>f</w:t>
        </w:r>
      </w:ins>
      <w:ins w:id="52" w:author="Janiak, Dean" w:date="2020-12-15T10:43:00Z">
        <w:r w:rsidR="00C34D0E">
          <w:rPr>
            <w:rFonts w:ascii="Arial" w:eastAsia="Arial" w:hAnsi="Arial" w:cs="Arial"/>
            <w:sz w:val="20"/>
            <w:szCs w:val="20"/>
          </w:rPr>
          <w:t xml:space="preserve"> each reef is small.</w:t>
        </w:r>
      </w:ins>
      <w:ins w:id="53" w:author="Janiak, Dean" w:date="2020-12-15T10:45:00Z">
        <w:r w:rsidR="00C34D0E">
          <w:rPr>
            <w:rFonts w:ascii="Arial" w:eastAsia="Arial" w:hAnsi="Arial" w:cs="Arial"/>
            <w:sz w:val="20"/>
            <w:szCs w:val="20"/>
          </w:rPr>
          <w:t xml:space="preserve"> </w:t>
        </w:r>
      </w:ins>
      <w:ins w:id="54" w:author="Janiak, Dean" w:date="2020-10-14T08:35:00Z">
        <w:r w:rsidR="00934F2A">
          <w:rPr>
            <w:rFonts w:ascii="Arial" w:eastAsia="Arial" w:hAnsi="Arial" w:cs="Arial"/>
            <w:sz w:val="20"/>
            <w:szCs w:val="20"/>
          </w:rPr>
          <w:t xml:space="preserve">  </w:t>
        </w:r>
      </w:ins>
    </w:p>
    <w:p w14:paraId="3768B62A" w14:textId="77777777" w:rsidR="00F26D76" w:rsidRDefault="00F26D76">
      <w:pPr>
        <w:spacing w:line="1" w:lineRule="exact"/>
        <w:rPr>
          <w:rFonts w:ascii="Arial" w:eastAsia="Arial" w:hAnsi="Arial" w:cs="Arial"/>
          <w:sz w:val="20"/>
          <w:szCs w:val="20"/>
        </w:rPr>
      </w:pPr>
    </w:p>
    <w:p w14:paraId="47213B87" w14:textId="77777777" w:rsidR="00F26D76" w:rsidRDefault="00E77182">
      <w:pPr>
        <w:numPr>
          <w:ilvl w:val="0"/>
          <w:numId w:val="4"/>
        </w:numPr>
        <w:tabs>
          <w:tab w:val="left" w:pos="500"/>
        </w:tabs>
        <w:spacing w:line="302" w:lineRule="auto"/>
        <w:ind w:left="500" w:right="40" w:hanging="256"/>
        <w:rPr>
          <w:ins w:id="55" w:author="Janiak, Dean" w:date="2020-10-14T08:37:00Z"/>
          <w:rFonts w:ascii="Arial" w:eastAsia="Arial" w:hAnsi="Arial" w:cs="Arial"/>
          <w:sz w:val="20"/>
          <w:szCs w:val="20"/>
        </w:rPr>
      </w:pPr>
      <w:r>
        <w:rPr>
          <w:rFonts w:ascii="Arial" w:eastAsia="Arial" w:hAnsi="Arial" w:cs="Arial"/>
          <w:sz w:val="20"/>
          <w:szCs w:val="20"/>
        </w:rPr>
        <w:t xml:space="preserve">Contact </w:t>
      </w:r>
      <w:hyperlink r:id="rId11">
        <w:r>
          <w:rPr>
            <w:rFonts w:ascii="Arial" w:eastAsia="Arial" w:hAnsi="Arial" w:cs="Arial"/>
            <w:color w:val="0000FF"/>
            <w:sz w:val="20"/>
            <w:szCs w:val="20"/>
          </w:rPr>
          <w:t>marinegeo@si.edu</w:t>
        </w:r>
        <w:r>
          <w:rPr>
            <w:rFonts w:ascii="Arial" w:eastAsia="Arial" w:hAnsi="Arial" w:cs="Arial"/>
            <w:sz w:val="20"/>
            <w:szCs w:val="20"/>
          </w:rPr>
          <w:t xml:space="preserve"> </w:t>
        </w:r>
      </w:hyperlink>
      <w:r>
        <w:rPr>
          <w:rFonts w:ascii="Arial" w:eastAsia="Arial" w:hAnsi="Arial" w:cs="Arial"/>
          <w:sz w:val="20"/>
          <w:szCs w:val="20"/>
        </w:rPr>
        <w:t>to verify your sites with our team and to receive permanent site codes to be used when submitting data.</w:t>
      </w:r>
    </w:p>
    <w:p w14:paraId="60F594D0" w14:textId="48127A94" w:rsidR="002D0A11" w:rsidRDefault="002D0A11" w:rsidP="002D0A11">
      <w:pPr>
        <w:spacing w:line="258" w:lineRule="auto"/>
        <w:jc w:val="both"/>
        <w:rPr>
          <w:ins w:id="56" w:author="Janiak, Dean" w:date="2020-10-14T08:50:00Z"/>
          <w:rFonts w:ascii="Arial" w:eastAsia="Arial" w:hAnsi="Arial" w:cs="Arial"/>
          <w:sz w:val="20"/>
          <w:szCs w:val="20"/>
        </w:rPr>
      </w:pPr>
      <w:ins w:id="57" w:author="Janiak, Dean" w:date="2020-10-14T08:50:00Z">
        <w:r>
          <w:rPr>
            <w:rFonts w:ascii="Arial" w:eastAsia="Arial" w:hAnsi="Arial" w:cs="Arial"/>
            <w:sz w:val="20"/>
            <w:szCs w:val="20"/>
          </w:rPr>
          <w:t xml:space="preserve">3. </w:t>
        </w:r>
      </w:ins>
      <w:ins w:id="58" w:author="Janiak, Dean" w:date="2020-10-14T08:38:00Z">
        <w:r w:rsidR="00934F2A">
          <w:rPr>
            <w:rFonts w:ascii="Arial" w:eastAsia="Arial" w:hAnsi="Arial" w:cs="Arial"/>
            <w:sz w:val="20"/>
            <w:szCs w:val="20"/>
          </w:rPr>
          <w:t xml:space="preserve">There are several ongoing efforts to restore oyster reefs </w:t>
        </w:r>
      </w:ins>
      <w:ins w:id="59" w:author="Janiak, Dean" w:date="2020-10-14T08:47:00Z">
        <w:r>
          <w:rPr>
            <w:rFonts w:ascii="Arial" w:eastAsia="Arial" w:hAnsi="Arial" w:cs="Arial"/>
            <w:sz w:val="20"/>
            <w:szCs w:val="20"/>
          </w:rPr>
          <w:t xml:space="preserve">and this protocol can be utilized to track the success of </w:t>
        </w:r>
      </w:ins>
      <w:ins w:id="60" w:author="Janiak, Dean" w:date="2020-10-14T08:48:00Z">
        <w:r>
          <w:rPr>
            <w:rFonts w:ascii="Arial" w:eastAsia="Arial" w:hAnsi="Arial" w:cs="Arial"/>
            <w:sz w:val="20"/>
            <w:szCs w:val="20"/>
          </w:rPr>
          <w:t>th</w:t>
        </w:r>
      </w:ins>
      <w:ins w:id="61" w:author="Janiak, Dean" w:date="2020-12-15T10:58:00Z">
        <w:r w:rsidR="000649CD">
          <w:rPr>
            <w:rFonts w:ascii="Arial" w:eastAsia="Arial" w:hAnsi="Arial" w:cs="Arial"/>
            <w:sz w:val="20"/>
            <w:szCs w:val="20"/>
          </w:rPr>
          <w:t>o</w:t>
        </w:r>
      </w:ins>
      <w:ins w:id="62" w:author="Janiak, Dean" w:date="2020-10-14T08:48:00Z">
        <w:r>
          <w:rPr>
            <w:rFonts w:ascii="Arial" w:eastAsia="Arial" w:hAnsi="Arial" w:cs="Arial"/>
            <w:sz w:val="20"/>
            <w:szCs w:val="20"/>
          </w:rPr>
          <w:t xml:space="preserve">se efforts </w:t>
        </w:r>
      </w:ins>
      <w:ins w:id="63" w:author="Janiak, Dean" w:date="2020-10-14T08:47:00Z">
        <w:r>
          <w:rPr>
            <w:rFonts w:ascii="Arial" w:eastAsia="Arial" w:hAnsi="Arial" w:cs="Arial"/>
            <w:sz w:val="20"/>
            <w:szCs w:val="20"/>
          </w:rPr>
          <w:t>overtime.</w:t>
        </w:r>
      </w:ins>
      <w:ins w:id="64" w:author="Janiak, Dean" w:date="2020-10-14T08:48:00Z">
        <w:r>
          <w:rPr>
            <w:rFonts w:ascii="Arial" w:eastAsia="Arial" w:hAnsi="Arial" w:cs="Arial"/>
            <w:sz w:val="20"/>
            <w:szCs w:val="20"/>
          </w:rPr>
          <w:t xml:space="preserve"> The ultimate goal of restoration is to enhanc</w:t>
        </w:r>
      </w:ins>
      <w:ins w:id="65" w:author="Janiak, Dean" w:date="2020-10-14T08:49:00Z">
        <w:r>
          <w:rPr>
            <w:rFonts w:ascii="Arial" w:eastAsia="Arial" w:hAnsi="Arial" w:cs="Arial"/>
            <w:sz w:val="20"/>
            <w:szCs w:val="20"/>
          </w:rPr>
          <w:t>e the population and the ecosystem services they provide.</w:t>
        </w:r>
      </w:ins>
      <w:ins w:id="66" w:author="Janiak, Dean" w:date="2020-10-14T08:50:00Z">
        <w:r>
          <w:rPr>
            <w:rFonts w:ascii="Arial" w:eastAsia="Arial" w:hAnsi="Arial" w:cs="Arial"/>
            <w:sz w:val="20"/>
            <w:szCs w:val="20"/>
          </w:rPr>
          <w:t xml:space="preserve"> It is therefore important to not only build a restorative habitat but to follow that habitat through time to monitor its success or failure as well as lessons learned. If a restored reef is to be monitored </w:t>
        </w:r>
      </w:ins>
      <w:ins w:id="67" w:author="Janiak, Dean" w:date="2020-10-14T09:26:00Z">
        <w:r w:rsidR="008870C9">
          <w:rPr>
            <w:rFonts w:ascii="Arial" w:eastAsia="Arial" w:hAnsi="Arial" w:cs="Arial"/>
            <w:sz w:val="20"/>
            <w:szCs w:val="20"/>
          </w:rPr>
          <w:t>using</w:t>
        </w:r>
      </w:ins>
      <w:ins w:id="68" w:author="Janiak, Dean" w:date="2020-10-14T08:50:00Z">
        <w:r>
          <w:rPr>
            <w:rFonts w:ascii="Arial" w:eastAsia="Arial" w:hAnsi="Arial" w:cs="Arial"/>
            <w:sz w:val="20"/>
            <w:szCs w:val="20"/>
          </w:rPr>
          <w:t xml:space="preserve"> the </w:t>
        </w:r>
      </w:ins>
      <w:ins w:id="69" w:author="Janiak, Dean" w:date="2020-12-15T10:59:00Z">
        <w:r w:rsidR="000649CD">
          <w:rPr>
            <w:rFonts w:ascii="Arial" w:eastAsia="Arial" w:hAnsi="Arial" w:cs="Arial"/>
            <w:sz w:val="20"/>
            <w:szCs w:val="20"/>
          </w:rPr>
          <w:t>these</w:t>
        </w:r>
      </w:ins>
      <w:ins w:id="70" w:author="Janiak, Dean" w:date="2020-10-14T08:50:00Z">
        <w:r>
          <w:rPr>
            <w:rFonts w:ascii="Arial" w:eastAsia="Arial" w:hAnsi="Arial" w:cs="Arial"/>
            <w:sz w:val="20"/>
            <w:szCs w:val="20"/>
          </w:rPr>
          <w:t xml:space="preserve"> protocols, it is imperative to know as much of the history of that reef as possible. Though there is no associated data sheet, please provide </w:t>
        </w:r>
        <w:r>
          <w:fldChar w:fldCharType="begin"/>
        </w:r>
        <w:r>
          <w:instrText xml:space="preserve"> HYPERLINK "mailto:marinegeo@si.edu" \h </w:instrText>
        </w:r>
        <w:r>
          <w:fldChar w:fldCharType="separate"/>
        </w:r>
        <w:r>
          <w:rPr>
            <w:rFonts w:ascii="Arial" w:eastAsia="Arial" w:hAnsi="Arial" w:cs="Arial"/>
            <w:color w:val="0000FF"/>
            <w:sz w:val="20"/>
            <w:szCs w:val="20"/>
          </w:rPr>
          <w:t>marinegeo@si.edu</w:t>
        </w:r>
        <w:r>
          <w:rPr>
            <w:rFonts w:ascii="Arial" w:eastAsia="Arial" w:hAnsi="Arial" w:cs="Arial"/>
            <w:sz w:val="20"/>
            <w:szCs w:val="20"/>
          </w:rPr>
          <w:t xml:space="preserve"> </w:t>
        </w:r>
        <w:r>
          <w:rPr>
            <w:rFonts w:ascii="Arial" w:eastAsia="Arial" w:hAnsi="Arial" w:cs="Arial"/>
            <w:sz w:val="20"/>
            <w:szCs w:val="20"/>
          </w:rPr>
          <w:fldChar w:fldCharType="end"/>
        </w:r>
        <w:r>
          <w:rPr>
            <w:rFonts w:ascii="Arial" w:eastAsia="Arial" w:hAnsi="Arial" w:cs="Arial"/>
            <w:sz w:val="20"/>
            <w:szCs w:val="20"/>
          </w:rPr>
          <w:t>with a thorough synopsis of restoration eﬀorts including but not limited to:</w:t>
        </w:r>
      </w:ins>
    </w:p>
    <w:p w14:paraId="485AE98C" w14:textId="77777777" w:rsidR="002D0A11" w:rsidRDefault="002D0A11" w:rsidP="002D0A11">
      <w:pPr>
        <w:spacing w:line="63" w:lineRule="exact"/>
        <w:rPr>
          <w:ins w:id="71" w:author="Janiak, Dean" w:date="2020-10-14T08:50:00Z"/>
          <w:sz w:val="20"/>
          <w:szCs w:val="20"/>
        </w:rPr>
      </w:pPr>
    </w:p>
    <w:p w14:paraId="62BE6E9B" w14:textId="77777777" w:rsidR="002D0A11" w:rsidRDefault="002D0A11" w:rsidP="002D0A11">
      <w:pPr>
        <w:numPr>
          <w:ilvl w:val="0"/>
          <w:numId w:val="5"/>
        </w:numPr>
        <w:tabs>
          <w:tab w:val="left" w:pos="500"/>
        </w:tabs>
        <w:ind w:left="500" w:hanging="256"/>
        <w:rPr>
          <w:ins w:id="72" w:author="Janiak, Dean" w:date="2020-10-14T08:50:00Z"/>
          <w:rFonts w:ascii="Arial" w:eastAsia="Arial" w:hAnsi="Arial" w:cs="Arial"/>
          <w:sz w:val="20"/>
          <w:szCs w:val="20"/>
        </w:rPr>
      </w:pPr>
      <w:ins w:id="73" w:author="Janiak, Dean" w:date="2020-10-14T08:50:00Z">
        <w:r>
          <w:rPr>
            <w:rFonts w:ascii="Arial" w:eastAsia="Arial" w:hAnsi="Arial" w:cs="Arial"/>
            <w:sz w:val="20"/>
            <w:szCs w:val="20"/>
          </w:rPr>
          <w:t>If previous natural reef was present at the location</w:t>
        </w:r>
      </w:ins>
    </w:p>
    <w:p w14:paraId="3EA62CD7" w14:textId="77777777" w:rsidR="002D0A11" w:rsidRDefault="002D0A11" w:rsidP="002D0A11">
      <w:pPr>
        <w:spacing w:line="9" w:lineRule="exact"/>
        <w:rPr>
          <w:ins w:id="74" w:author="Janiak, Dean" w:date="2020-10-14T08:50:00Z"/>
          <w:rFonts w:ascii="Arial" w:eastAsia="Arial" w:hAnsi="Arial" w:cs="Arial"/>
          <w:sz w:val="20"/>
          <w:szCs w:val="20"/>
        </w:rPr>
      </w:pPr>
    </w:p>
    <w:p w14:paraId="0813099A" w14:textId="77777777" w:rsidR="002D0A11" w:rsidRDefault="002D0A11" w:rsidP="002D0A11">
      <w:pPr>
        <w:numPr>
          <w:ilvl w:val="0"/>
          <w:numId w:val="5"/>
        </w:numPr>
        <w:tabs>
          <w:tab w:val="left" w:pos="500"/>
        </w:tabs>
        <w:ind w:left="500" w:hanging="256"/>
        <w:rPr>
          <w:ins w:id="75" w:author="Janiak, Dean" w:date="2020-10-14T08:50:00Z"/>
          <w:rFonts w:ascii="Arial" w:eastAsia="Arial" w:hAnsi="Arial" w:cs="Arial"/>
          <w:sz w:val="20"/>
          <w:szCs w:val="20"/>
        </w:rPr>
      </w:pPr>
      <w:ins w:id="76" w:author="Janiak, Dean" w:date="2020-10-14T08:50:00Z">
        <w:r>
          <w:rPr>
            <w:rFonts w:ascii="Arial" w:eastAsia="Arial" w:hAnsi="Arial" w:cs="Arial"/>
            <w:sz w:val="20"/>
            <w:szCs w:val="20"/>
          </w:rPr>
          <w:t>When did the restoration occur and by whom</w:t>
        </w:r>
      </w:ins>
    </w:p>
    <w:p w14:paraId="5D641616" w14:textId="77777777" w:rsidR="002D0A11" w:rsidRDefault="002D0A11" w:rsidP="002D0A11">
      <w:pPr>
        <w:spacing w:line="9" w:lineRule="exact"/>
        <w:rPr>
          <w:ins w:id="77" w:author="Janiak, Dean" w:date="2020-10-14T08:50:00Z"/>
          <w:rFonts w:ascii="Arial" w:eastAsia="Arial" w:hAnsi="Arial" w:cs="Arial"/>
          <w:sz w:val="20"/>
          <w:szCs w:val="20"/>
        </w:rPr>
      </w:pPr>
    </w:p>
    <w:p w14:paraId="63B02C39" w14:textId="77777777" w:rsidR="002D0A11" w:rsidRDefault="002D0A11" w:rsidP="002D0A11">
      <w:pPr>
        <w:numPr>
          <w:ilvl w:val="0"/>
          <w:numId w:val="5"/>
        </w:numPr>
        <w:tabs>
          <w:tab w:val="left" w:pos="500"/>
        </w:tabs>
        <w:ind w:left="500" w:hanging="256"/>
        <w:rPr>
          <w:ins w:id="78" w:author="Janiak, Dean" w:date="2020-10-14T08:50:00Z"/>
          <w:rFonts w:ascii="Arial" w:eastAsia="Arial" w:hAnsi="Arial" w:cs="Arial"/>
          <w:sz w:val="20"/>
          <w:szCs w:val="20"/>
        </w:rPr>
      </w:pPr>
      <w:ins w:id="79" w:author="Janiak, Dean" w:date="2020-10-14T08:50:00Z">
        <w:r>
          <w:rPr>
            <w:rFonts w:ascii="Arial" w:eastAsia="Arial" w:hAnsi="Arial" w:cs="Arial"/>
            <w:sz w:val="20"/>
            <w:szCs w:val="20"/>
          </w:rPr>
          <w:t>What methods were used in the restoration (oyster bags, etc.)</w:t>
        </w:r>
      </w:ins>
    </w:p>
    <w:p w14:paraId="789D6590" w14:textId="77777777" w:rsidR="002D0A11" w:rsidRDefault="002D0A11" w:rsidP="002D0A11">
      <w:pPr>
        <w:spacing w:line="9" w:lineRule="exact"/>
        <w:rPr>
          <w:ins w:id="80" w:author="Janiak, Dean" w:date="2020-10-14T08:50:00Z"/>
          <w:rFonts w:ascii="Arial" w:eastAsia="Arial" w:hAnsi="Arial" w:cs="Arial"/>
          <w:sz w:val="20"/>
          <w:szCs w:val="20"/>
        </w:rPr>
      </w:pPr>
    </w:p>
    <w:p w14:paraId="494E43DE" w14:textId="77777777" w:rsidR="002D0A11" w:rsidRDefault="002D0A11" w:rsidP="002D0A11">
      <w:pPr>
        <w:numPr>
          <w:ilvl w:val="0"/>
          <w:numId w:val="5"/>
        </w:numPr>
        <w:tabs>
          <w:tab w:val="left" w:pos="500"/>
        </w:tabs>
        <w:ind w:left="500" w:hanging="256"/>
        <w:rPr>
          <w:ins w:id="81" w:author="Janiak, Dean" w:date="2020-10-14T08:50:00Z"/>
          <w:rFonts w:ascii="Arial" w:eastAsia="Arial" w:hAnsi="Arial" w:cs="Arial"/>
          <w:sz w:val="20"/>
          <w:szCs w:val="20"/>
        </w:rPr>
      </w:pPr>
      <w:ins w:id="82" w:author="Janiak, Dean" w:date="2020-10-14T08:50:00Z">
        <w:r>
          <w:rPr>
            <w:rFonts w:ascii="Arial" w:eastAsia="Arial" w:hAnsi="Arial" w:cs="Arial"/>
            <w:sz w:val="20"/>
            <w:szCs w:val="20"/>
          </w:rPr>
          <w:t>What were the goals of the restoration eﬀort</w:t>
        </w:r>
      </w:ins>
    </w:p>
    <w:p w14:paraId="5A8E6D8B" w14:textId="77777777" w:rsidR="002D0A11" w:rsidRDefault="002D0A11" w:rsidP="002D0A11">
      <w:pPr>
        <w:spacing w:line="9" w:lineRule="exact"/>
        <w:rPr>
          <w:ins w:id="83" w:author="Janiak, Dean" w:date="2020-10-14T08:50:00Z"/>
          <w:rFonts w:ascii="Arial" w:eastAsia="Arial" w:hAnsi="Arial" w:cs="Arial"/>
          <w:sz w:val="20"/>
          <w:szCs w:val="20"/>
        </w:rPr>
      </w:pPr>
    </w:p>
    <w:p w14:paraId="250D5BCB" w14:textId="77777777" w:rsidR="002D0A11" w:rsidRDefault="002D0A11" w:rsidP="002D0A11">
      <w:pPr>
        <w:numPr>
          <w:ilvl w:val="0"/>
          <w:numId w:val="5"/>
        </w:numPr>
        <w:tabs>
          <w:tab w:val="left" w:pos="500"/>
        </w:tabs>
        <w:ind w:left="500" w:hanging="256"/>
        <w:rPr>
          <w:ins w:id="84" w:author="Janiak, Dean" w:date="2020-10-14T08:50:00Z"/>
          <w:rFonts w:ascii="Arial" w:eastAsia="Arial" w:hAnsi="Arial" w:cs="Arial"/>
          <w:sz w:val="20"/>
          <w:szCs w:val="20"/>
        </w:rPr>
      </w:pPr>
      <w:ins w:id="85" w:author="Janiak, Dean" w:date="2020-10-14T08:50:00Z">
        <w:r>
          <w:rPr>
            <w:rFonts w:ascii="Arial" w:eastAsia="Arial" w:hAnsi="Arial" w:cs="Arial"/>
            <w:sz w:val="20"/>
            <w:szCs w:val="20"/>
          </w:rPr>
          <w:t>What monitoring was conducted after restoration was initiated</w:t>
        </w:r>
      </w:ins>
    </w:p>
    <w:p w14:paraId="0C873C9D" w14:textId="77777777" w:rsidR="002D0A11" w:rsidRDefault="002D0A11" w:rsidP="002D0A11">
      <w:pPr>
        <w:spacing w:line="9" w:lineRule="exact"/>
        <w:rPr>
          <w:ins w:id="86" w:author="Janiak, Dean" w:date="2020-10-14T08:50:00Z"/>
          <w:rFonts w:ascii="Arial" w:eastAsia="Arial" w:hAnsi="Arial" w:cs="Arial"/>
          <w:sz w:val="20"/>
          <w:szCs w:val="20"/>
        </w:rPr>
      </w:pPr>
    </w:p>
    <w:p w14:paraId="3B2CF98D" w14:textId="77777777" w:rsidR="002D0A11" w:rsidRDefault="002D0A11" w:rsidP="002D0A11">
      <w:pPr>
        <w:numPr>
          <w:ilvl w:val="0"/>
          <w:numId w:val="5"/>
        </w:numPr>
        <w:tabs>
          <w:tab w:val="left" w:pos="500"/>
        </w:tabs>
        <w:ind w:left="500" w:hanging="256"/>
        <w:rPr>
          <w:ins w:id="87" w:author="Janiak, Dean" w:date="2020-10-14T08:50:00Z"/>
          <w:rFonts w:ascii="Arial" w:eastAsia="Arial" w:hAnsi="Arial" w:cs="Arial"/>
          <w:sz w:val="20"/>
          <w:szCs w:val="20"/>
        </w:rPr>
      </w:pPr>
      <w:ins w:id="88" w:author="Janiak, Dean" w:date="2020-10-14T08:50:00Z">
        <w:r>
          <w:rPr>
            <w:rFonts w:ascii="Arial" w:eastAsia="Arial" w:hAnsi="Arial" w:cs="Arial"/>
            <w:sz w:val="20"/>
            <w:szCs w:val="20"/>
          </w:rPr>
          <w:t>Are there any natural reefs in the surrounding area and have data been collected on these</w:t>
        </w:r>
      </w:ins>
    </w:p>
    <w:p w14:paraId="476E57A3" w14:textId="77777777" w:rsidR="00934F2A" w:rsidRDefault="002D0A11">
      <w:pPr>
        <w:tabs>
          <w:tab w:val="left" w:pos="500"/>
        </w:tabs>
        <w:spacing w:line="302" w:lineRule="auto"/>
        <w:ind w:left="500" w:right="40"/>
        <w:rPr>
          <w:rFonts w:ascii="Arial" w:eastAsia="Arial" w:hAnsi="Arial" w:cs="Arial"/>
          <w:sz w:val="20"/>
          <w:szCs w:val="20"/>
        </w:rPr>
        <w:pPrChange w:id="89" w:author="Janiak, Dean" w:date="2020-10-14T08:50:00Z">
          <w:pPr>
            <w:numPr>
              <w:numId w:val="4"/>
            </w:numPr>
            <w:tabs>
              <w:tab w:val="left" w:pos="500"/>
            </w:tabs>
            <w:spacing w:line="302" w:lineRule="auto"/>
            <w:ind w:left="500" w:right="40" w:hanging="256"/>
          </w:pPr>
        </w:pPrChange>
      </w:pPr>
      <w:ins w:id="90" w:author="Janiak, Dean" w:date="2020-10-14T08:49:00Z">
        <w:r>
          <w:rPr>
            <w:rFonts w:ascii="Arial" w:eastAsia="Arial" w:hAnsi="Arial" w:cs="Arial"/>
            <w:sz w:val="20"/>
            <w:szCs w:val="20"/>
          </w:rPr>
          <w:t xml:space="preserve">   </w:t>
        </w:r>
      </w:ins>
      <w:ins w:id="91" w:author="Janiak, Dean" w:date="2020-10-14T08:47:00Z">
        <w:r>
          <w:rPr>
            <w:rFonts w:ascii="Arial" w:eastAsia="Arial" w:hAnsi="Arial" w:cs="Arial"/>
            <w:sz w:val="20"/>
            <w:szCs w:val="20"/>
          </w:rPr>
          <w:t xml:space="preserve"> </w:t>
        </w:r>
      </w:ins>
    </w:p>
    <w:p w14:paraId="6F24D1A4" w14:textId="77777777" w:rsidR="00F26D76" w:rsidRDefault="00F26D76">
      <w:pPr>
        <w:spacing w:line="200" w:lineRule="exact"/>
        <w:rPr>
          <w:sz w:val="20"/>
          <w:szCs w:val="20"/>
        </w:rPr>
      </w:pPr>
    </w:p>
    <w:p w14:paraId="728B8114" w14:textId="77777777" w:rsidR="00F26D76" w:rsidRDefault="00F26D76">
      <w:pPr>
        <w:spacing w:line="210" w:lineRule="exact"/>
        <w:rPr>
          <w:sz w:val="20"/>
          <w:szCs w:val="20"/>
        </w:rPr>
      </w:pPr>
    </w:p>
    <w:p w14:paraId="6CE3C9E2" w14:textId="77777777" w:rsidR="00F26D76" w:rsidRPr="00934F2A" w:rsidDel="002D0A11" w:rsidRDefault="00E77182">
      <w:pPr>
        <w:rPr>
          <w:del w:id="92" w:author="Janiak, Dean" w:date="2020-10-14T08:50:00Z"/>
          <w:sz w:val="20"/>
          <w:szCs w:val="20"/>
        </w:rPr>
      </w:pPr>
      <w:del w:id="93" w:author="Janiak, Dean" w:date="2020-10-14T08:50:00Z">
        <w:r w:rsidRPr="00934F2A" w:rsidDel="002D0A11">
          <w:rPr>
            <w:rFonts w:ascii="Arial" w:eastAsia="Arial" w:hAnsi="Arial" w:cs="Arial"/>
            <w:sz w:val="24"/>
            <w:szCs w:val="24"/>
            <w:rPrChange w:id="94" w:author="Janiak, Dean" w:date="2020-10-14T08:36:00Z">
              <w:rPr>
                <w:rFonts w:ascii="Arial" w:eastAsia="Arial" w:hAnsi="Arial" w:cs="Arial"/>
                <w:b/>
                <w:bCs/>
                <w:sz w:val="24"/>
                <w:szCs w:val="24"/>
              </w:rPr>
            </w:rPrChange>
          </w:rPr>
          <w:delText>*</w:delText>
        </w:r>
        <w:r w:rsidRPr="00934F2A" w:rsidDel="002D0A11">
          <w:rPr>
            <w:rFonts w:ascii="Arial" w:eastAsia="Arial" w:hAnsi="Arial" w:cs="Arial"/>
            <w:sz w:val="20"/>
            <w:szCs w:val="20"/>
            <w:u w:val="single"/>
            <w:rPrChange w:id="95" w:author="Janiak, Dean" w:date="2020-10-14T08:37:00Z">
              <w:rPr>
                <w:rFonts w:ascii="Arial" w:eastAsia="Arial" w:hAnsi="Arial" w:cs="Arial"/>
                <w:b/>
                <w:bCs/>
                <w:sz w:val="24"/>
                <w:szCs w:val="24"/>
              </w:rPr>
            </w:rPrChange>
          </w:rPr>
          <w:delText>For Restored Oyster Reefs</w:delText>
        </w:r>
      </w:del>
    </w:p>
    <w:p w14:paraId="79C4D969" w14:textId="77777777" w:rsidR="00F26D76" w:rsidDel="002D0A11" w:rsidRDefault="00F26D76">
      <w:pPr>
        <w:spacing w:line="139" w:lineRule="exact"/>
        <w:rPr>
          <w:del w:id="96" w:author="Janiak, Dean" w:date="2020-10-14T08:50:00Z"/>
          <w:sz w:val="20"/>
          <w:szCs w:val="20"/>
        </w:rPr>
      </w:pPr>
    </w:p>
    <w:p w14:paraId="0FD58A28" w14:textId="77777777" w:rsidR="00F26D76" w:rsidDel="002D0A11" w:rsidRDefault="00E77182">
      <w:pPr>
        <w:spacing w:line="258" w:lineRule="auto"/>
        <w:jc w:val="both"/>
        <w:rPr>
          <w:del w:id="97" w:author="Janiak, Dean" w:date="2020-10-14T08:50:00Z"/>
          <w:rFonts w:ascii="Arial" w:eastAsia="Arial" w:hAnsi="Arial" w:cs="Arial"/>
          <w:sz w:val="20"/>
          <w:szCs w:val="20"/>
        </w:rPr>
      </w:pPr>
      <w:del w:id="98" w:author="Janiak, Dean" w:date="2020-10-14T08:50:00Z">
        <w:r w:rsidDel="002D0A11">
          <w:rPr>
            <w:rFonts w:ascii="Arial" w:eastAsia="Arial" w:hAnsi="Arial" w:cs="Arial"/>
            <w:sz w:val="20"/>
            <w:szCs w:val="20"/>
          </w:rPr>
          <w:delText xml:space="preserve">Restored oyster reefs make up a large majority of habitat because of the large decline of nature populations and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with the following protocols, it is imperative to know as much of the history of that reef as possible. Though there is no associated data sheet, please provide </w:delText>
        </w:r>
        <w:r w:rsidDel="002D0A11">
          <w:fldChar w:fldCharType="begin"/>
        </w:r>
        <w:r w:rsidDel="002D0A11">
          <w:delInstrText xml:space="preserve"> HYPERLINK "mailto:marinegeo@si.edu" \h </w:delInstrText>
        </w:r>
        <w:r w:rsidDel="002D0A11">
          <w:fldChar w:fldCharType="separate"/>
        </w:r>
        <w:r w:rsidDel="002D0A11">
          <w:rPr>
            <w:rFonts w:ascii="Arial" w:eastAsia="Arial" w:hAnsi="Arial" w:cs="Arial"/>
            <w:color w:val="0000FF"/>
            <w:sz w:val="20"/>
            <w:szCs w:val="20"/>
          </w:rPr>
          <w:delText>marinegeo@si.edu</w:delText>
        </w:r>
        <w:r w:rsidDel="002D0A11">
          <w:rPr>
            <w:rFonts w:ascii="Arial" w:eastAsia="Arial" w:hAnsi="Arial" w:cs="Arial"/>
            <w:sz w:val="20"/>
            <w:szCs w:val="20"/>
          </w:rPr>
          <w:delText xml:space="preserve"> </w:delText>
        </w:r>
        <w:r w:rsidDel="002D0A11">
          <w:rPr>
            <w:rFonts w:ascii="Arial" w:eastAsia="Arial" w:hAnsi="Arial" w:cs="Arial"/>
            <w:sz w:val="20"/>
            <w:szCs w:val="20"/>
          </w:rPr>
          <w:fldChar w:fldCharType="end"/>
        </w:r>
        <w:r w:rsidDel="002D0A11">
          <w:rPr>
            <w:rFonts w:ascii="Arial" w:eastAsia="Arial" w:hAnsi="Arial" w:cs="Arial"/>
            <w:sz w:val="20"/>
            <w:szCs w:val="20"/>
          </w:rPr>
          <w:delText>with a thorough synopsis of restoration eﬀorts including but not limited to:</w:delText>
        </w:r>
      </w:del>
    </w:p>
    <w:p w14:paraId="0E21E17F" w14:textId="77777777" w:rsidR="00F26D76" w:rsidDel="002D0A11" w:rsidRDefault="00F26D76">
      <w:pPr>
        <w:spacing w:line="63" w:lineRule="exact"/>
        <w:rPr>
          <w:del w:id="99" w:author="Janiak, Dean" w:date="2020-10-14T08:50:00Z"/>
          <w:sz w:val="20"/>
          <w:szCs w:val="20"/>
        </w:rPr>
      </w:pPr>
    </w:p>
    <w:p w14:paraId="44D48B1F" w14:textId="77777777" w:rsidR="00F26D76" w:rsidDel="002D0A11" w:rsidRDefault="00E77182">
      <w:pPr>
        <w:numPr>
          <w:ilvl w:val="0"/>
          <w:numId w:val="5"/>
        </w:numPr>
        <w:tabs>
          <w:tab w:val="left" w:pos="500"/>
        </w:tabs>
        <w:ind w:left="500" w:hanging="256"/>
        <w:rPr>
          <w:del w:id="100" w:author="Janiak, Dean" w:date="2020-10-14T08:50:00Z"/>
          <w:rFonts w:ascii="Arial" w:eastAsia="Arial" w:hAnsi="Arial" w:cs="Arial"/>
          <w:sz w:val="20"/>
          <w:szCs w:val="20"/>
        </w:rPr>
      </w:pPr>
      <w:del w:id="101" w:author="Janiak, Dean" w:date="2020-10-14T08:50:00Z">
        <w:r w:rsidDel="002D0A11">
          <w:rPr>
            <w:rFonts w:ascii="Arial" w:eastAsia="Arial" w:hAnsi="Arial" w:cs="Arial"/>
            <w:sz w:val="20"/>
            <w:szCs w:val="20"/>
          </w:rPr>
          <w:delText>If previous natural reef was present at the location</w:delText>
        </w:r>
      </w:del>
    </w:p>
    <w:p w14:paraId="28E9F0C4" w14:textId="77777777" w:rsidR="00F26D76" w:rsidDel="002D0A11" w:rsidRDefault="00F26D76">
      <w:pPr>
        <w:spacing w:line="9" w:lineRule="exact"/>
        <w:rPr>
          <w:del w:id="102" w:author="Janiak, Dean" w:date="2020-10-14T08:50:00Z"/>
          <w:rFonts w:ascii="Arial" w:eastAsia="Arial" w:hAnsi="Arial" w:cs="Arial"/>
          <w:sz w:val="20"/>
          <w:szCs w:val="20"/>
        </w:rPr>
      </w:pPr>
    </w:p>
    <w:p w14:paraId="31C65423" w14:textId="77777777" w:rsidR="00F26D76" w:rsidDel="002D0A11" w:rsidRDefault="00E77182">
      <w:pPr>
        <w:numPr>
          <w:ilvl w:val="0"/>
          <w:numId w:val="5"/>
        </w:numPr>
        <w:tabs>
          <w:tab w:val="left" w:pos="500"/>
        </w:tabs>
        <w:ind w:left="500" w:hanging="256"/>
        <w:rPr>
          <w:del w:id="103" w:author="Janiak, Dean" w:date="2020-10-14T08:50:00Z"/>
          <w:rFonts w:ascii="Arial" w:eastAsia="Arial" w:hAnsi="Arial" w:cs="Arial"/>
          <w:sz w:val="20"/>
          <w:szCs w:val="20"/>
        </w:rPr>
      </w:pPr>
      <w:del w:id="104" w:author="Janiak, Dean" w:date="2020-10-14T08:50:00Z">
        <w:r w:rsidDel="002D0A11">
          <w:rPr>
            <w:rFonts w:ascii="Arial" w:eastAsia="Arial" w:hAnsi="Arial" w:cs="Arial"/>
            <w:sz w:val="20"/>
            <w:szCs w:val="20"/>
          </w:rPr>
          <w:delText>When did the restoration occur and by whom</w:delText>
        </w:r>
      </w:del>
    </w:p>
    <w:p w14:paraId="2096A0C1" w14:textId="77777777" w:rsidR="00F26D76" w:rsidDel="002D0A11" w:rsidRDefault="00F26D76">
      <w:pPr>
        <w:spacing w:line="9" w:lineRule="exact"/>
        <w:rPr>
          <w:del w:id="105" w:author="Janiak, Dean" w:date="2020-10-14T08:50:00Z"/>
          <w:rFonts w:ascii="Arial" w:eastAsia="Arial" w:hAnsi="Arial" w:cs="Arial"/>
          <w:sz w:val="20"/>
          <w:szCs w:val="20"/>
        </w:rPr>
      </w:pPr>
    </w:p>
    <w:p w14:paraId="4DA1BE04" w14:textId="77777777" w:rsidR="00F26D76" w:rsidDel="002D0A11" w:rsidRDefault="00E77182">
      <w:pPr>
        <w:numPr>
          <w:ilvl w:val="0"/>
          <w:numId w:val="5"/>
        </w:numPr>
        <w:tabs>
          <w:tab w:val="left" w:pos="500"/>
        </w:tabs>
        <w:ind w:left="500" w:hanging="256"/>
        <w:rPr>
          <w:del w:id="106" w:author="Janiak, Dean" w:date="2020-10-14T08:50:00Z"/>
          <w:rFonts w:ascii="Arial" w:eastAsia="Arial" w:hAnsi="Arial" w:cs="Arial"/>
          <w:sz w:val="20"/>
          <w:szCs w:val="20"/>
        </w:rPr>
      </w:pPr>
      <w:del w:id="107" w:author="Janiak, Dean" w:date="2020-10-14T08:50:00Z">
        <w:r w:rsidDel="002D0A11">
          <w:rPr>
            <w:rFonts w:ascii="Arial" w:eastAsia="Arial" w:hAnsi="Arial" w:cs="Arial"/>
            <w:sz w:val="20"/>
            <w:szCs w:val="20"/>
          </w:rPr>
          <w:delText>What methods were used in the restoration (oyster bags, etc.)</w:delText>
        </w:r>
      </w:del>
    </w:p>
    <w:p w14:paraId="5103783E" w14:textId="77777777" w:rsidR="00F26D76" w:rsidDel="002D0A11" w:rsidRDefault="00F26D76">
      <w:pPr>
        <w:spacing w:line="9" w:lineRule="exact"/>
        <w:rPr>
          <w:del w:id="108" w:author="Janiak, Dean" w:date="2020-10-14T08:50:00Z"/>
          <w:rFonts w:ascii="Arial" w:eastAsia="Arial" w:hAnsi="Arial" w:cs="Arial"/>
          <w:sz w:val="20"/>
          <w:szCs w:val="20"/>
        </w:rPr>
      </w:pPr>
    </w:p>
    <w:p w14:paraId="0D28C5BB" w14:textId="77777777" w:rsidR="00F26D76" w:rsidDel="002D0A11" w:rsidRDefault="00E77182">
      <w:pPr>
        <w:numPr>
          <w:ilvl w:val="0"/>
          <w:numId w:val="5"/>
        </w:numPr>
        <w:tabs>
          <w:tab w:val="left" w:pos="500"/>
        </w:tabs>
        <w:ind w:left="500" w:hanging="256"/>
        <w:rPr>
          <w:del w:id="109" w:author="Janiak, Dean" w:date="2020-10-14T08:50:00Z"/>
          <w:rFonts w:ascii="Arial" w:eastAsia="Arial" w:hAnsi="Arial" w:cs="Arial"/>
          <w:sz w:val="20"/>
          <w:szCs w:val="20"/>
        </w:rPr>
      </w:pPr>
      <w:del w:id="110" w:author="Janiak, Dean" w:date="2020-10-14T08:50:00Z">
        <w:r w:rsidDel="002D0A11">
          <w:rPr>
            <w:rFonts w:ascii="Arial" w:eastAsia="Arial" w:hAnsi="Arial" w:cs="Arial"/>
            <w:sz w:val="20"/>
            <w:szCs w:val="20"/>
          </w:rPr>
          <w:delText>What were the goals of the restoration eﬀort</w:delText>
        </w:r>
      </w:del>
    </w:p>
    <w:p w14:paraId="70365D4A" w14:textId="77777777" w:rsidR="00F26D76" w:rsidDel="002D0A11" w:rsidRDefault="00F26D76">
      <w:pPr>
        <w:spacing w:line="9" w:lineRule="exact"/>
        <w:rPr>
          <w:del w:id="111" w:author="Janiak, Dean" w:date="2020-10-14T08:50:00Z"/>
          <w:rFonts w:ascii="Arial" w:eastAsia="Arial" w:hAnsi="Arial" w:cs="Arial"/>
          <w:sz w:val="20"/>
          <w:szCs w:val="20"/>
        </w:rPr>
      </w:pPr>
    </w:p>
    <w:p w14:paraId="70A5CF39" w14:textId="77777777" w:rsidR="00F26D76" w:rsidDel="002D0A11" w:rsidRDefault="00E77182">
      <w:pPr>
        <w:numPr>
          <w:ilvl w:val="0"/>
          <w:numId w:val="5"/>
        </w:numPr>
        <w:tabs>
          <w:tab w:val="left" w:pos="500"/>
        </w:tabs>
        <w:ind w:left="500" w:hanging="256"/>
        <w:rPr>
          <w:del w:id="112" w:author="Janiak, Dean" w:date="2020-10-14T08:50:00Z"/>
          <w:rFonts w:ascii="Arial" w:eastAsia="Arial" w:hAnsi="Arial" w:cs="Arial"/>
          <w:sz w:val="20"/>
          <w:szCs w:val="20"/>
        </w:rPr>
      </w:pPr>
      <w:del w:id="113" w:author="Janiak, Dean" w:date="2020-10-14T08:50:00Z">
        <w:r w:rsidDel="002D0A11">
          <w:rPr>
            <w:rFonts w:ascii="Arial" w:eastAsia="Arial" w:hAnsi="Arial" w:cs="Arial"/>
            <w:sz w:val="20"/>
            <w:szCs w:val="20"/>
          </w:rPr>
          <w:lastRenderedPageBreak/>
          <w:delText>What monitoring was conducted after restoration was initiated</w:delText>
        </w:r>
      </w:del>
    </w:p>
    <w:p w14:paraId="240BBAEA" w14:textId="77777777" w:rsidR="00F26D76" w:rsidDel="002D0A11" w:rsidRDefault="00F26D76">
      <w:pPr>
        <w:spacing w:line="9" w:lineRule="exact"/>
        <w:rPr>
          <w:del w:id="114" w:author="Janiak, Dean" w:date="2020-10-14T08:50:00Z"/>
          <w:rFonts w:ascii="Arial" w:eastAsia="Arial" w:hAnsi="Arial" w:cs="Arial"/>
          <w:sz w:val="20"/>
          <w:szCs w:val="20"/>
        </w:rPr>
      </w:pPr>
    </w:p>
    <w:p w14:paraId="710E6A90" w14:textId="77777777" w:rsidR="00F26D76" w:rsidRDefault="00E77182">
      <w:pPr>
        <w:numPr>
          <w:ilvl w:val="0"/>
          <w:numId w:val="5"/>
        </w:numPr>
        <w:tabs>
          <w:tab w:val="left" w:pos="500"/>
        </w:tabs>
        <w:ind w:left="500" w:hanging="256"/>
        <w:rPr>
          <w:rFonts w:ascii="Arial" w:eastAsia="Arial" w:hAnsi="Arial" w:cs="Arial"/>
          <w:sz w:val="20"/>
          <w:szCs w:val="20"/>
        </w:rPr>
      </w:pPr>
      <w:del w:id="115" w:author="Janiak, Dean" w:date="2020-10-14T08:50:00Z">
        <w:r w:rsidDel="002D0A11">
          <w:rPr>
            <w:rFonts w:ascii="Arial" w:eastAsia="Arial" w:hAnsi="Arial" w:cs="Arial"/>
            <w:sz w:val="20"/>
            <w:szCs w:val="20"/>
          </w:rPr>
          <w:delText>Are there any natural reefs in the surrounding area and have data been collected on these</w:delText>
        </w:r>
      </w:del>
    </w:p>
    <w:p w14:paraId="511B020F" w14:textId="77777777" w:rsidR="00F26D76" w:rsidRDefault="00F26D76">
      <w:pPr>
        <w:spacing w:line="368" w:lineRule="exact"/>
        <w:rPr>
          <w:sz w:val="20"/>
          <w:szCs w:val="20"/>
        </w:rPr>
      </w:pPr>
    </w:p>
    <w:p w14:paraId="142ADB15" w14:textId="5D6995C8" w:rsidR="00F26D76" w:rsidRPr="000649CD" w:rsidRDefault="006E416B">
      <w:pPr>
        <w:rPr>
          <w:sz w:val="20"/>
          <w:szCs w:val="20"/>
        </w:rPr>
      </w:pPr>
      <w:ins w:id="116" w:author="Janiak, Dean" w:date="2020-10-14T09:27:00Z">
        <w:r w:rsidRPr="000649CD">
          <w:rPr>
            <w:rFonts w:ascii="Arial" w:eastAsia="Arial" w:hAnsi="Arial" w:cs="Arial"/>
            <w:sz w:val="20"/>
            <w:szCs w:val="20"/>
            <w:u w:val="single"/>
          </w:rPr>
          <w:t xml:space="preserve">Brief Summary of </w:t>
        </w:r>
      </w:ins>
      <w:r w:rsidR="00E77182" w:rsidRPr="000649CD">
        <w:rPr>
          <w:rFonts w:ascii="Arial" w:eastAsia="Arial" w:hAnsi="Arial" w:cs="Arial"/>
          <w:sz w:val="20"/>
          <w:szCs w:val="20"/>
          <w:u w:val="single"/>
        </w:rPr>
        <w:t>Fieldwork:</w:t>
      </w:r>
    </w:p>
    <w:p w14:paraId="4B23821B" w14:textId="77777777" w:rsidR="00F26D76" w:rsidRPr="000649CD" w:rsidRDefault="00F26D76">
      <w:pPr>
        <w:spacing w:line="129" w:lineRule="exact"/>
        <w:rPr>
          <w:sz w:val="20"/>
          <w:szCs w:val="20"/>
        </w:rPr>
      </w:pPr>
    </w:p>
    <w:p w14:paraId="2C43189B" w14:textId="77777777" w:rsidR="00DF7CB8" w:rsidRPr="000649CD" w:rsidRDefault="00DF7CB8">
      <w:pPr>
        <w:numPr>
          <w:ilvl w:val="0"/>
          <w:numId w:val="6"/>
        </w:numPr>
        <w:tabs>
          <w:tab w:val="left" w:pos="500"/>
        </w:tabs>
        <w:spacing w:line="249" w:lineRule="auto"/>
        <w:ind w:left="500" w:right="40" w:hanging="256"/>
        <w:rPr>
          <w:ins w:id="117" w:author="Janiak, Dean" w:date="2020-10-14T08:53:00Z"/>
          <w:rFonts w:ascii="Arial" w:eastAsia="Arial" w:hAnsi="Arial" w:cs="Arial"/>
          <w:sz w:val="20"/>
          <w:szCs w:val="20"/>
        </w:rPr>
      </w:pPr>
      <w:ins w:id="118" w:author="Janiak, Dean" w:date="2020-10-14T08:53:00Z">
        <w:r w:rsidRPr="000649CD">
          <w:rPr>
            <w:rFonts w:ascii="Arial" w:eastAsia="Arial" w:hAnsi="Arial" w:cs="Arial"/>
            <w:sz w:val="20"/>
            <w:szCs w:val="20"/>
          </w:rPr>
          <w:t xml:space="preserve">Monitoring of </w:t>
        </w:r>
      </w:ins>
      <w:ins w:id="119" w:author="Janiak, Dean" w:date="2020-10-14T08:54:00Z">
        <w:r w:rsidRPr="000649CD">
          <w:rPr>
            <w:rFonts w:ascii="Arial" w:eastAsia="Arial" w:hAnsi="Arial" w:cs="Arial"/>
            <w:sz w:val="20"/>
            <w:szCs w:val="20"/>
          </w:rPr>
          <w:t xml:space="preserve">oyster reefs should be done annually.  </w:t>
        </w:r>
      </w:ins>
    </w:p>
    <w:p w14:paraId="2513C123" w14:textId="252CB8F0" w:rsidR="00F26D76" w:rsidRPr="000649CD" w:rsidRDefault="00E77182">
      <w:pPr>
        <w:numPr>
          <w:ilvl w:val="0"/>
          <w:numId w:val="6"/>
        </w:numPr>
        <w:tabs>
          <w:tab w:val="left" w:pos="500"/>
        </w:tabs>
        <w:spacing w:line="249" w:lineRule="auto"/>
        <w:ind w:left="500" w:right="40" w:hanging="256"/>
        <w:rPr>
          <w:rFonts w:ascii="Arial" w:eastAsia="Arial" w:hAnsi="Arial" w:cs="Arial"/>
          <w:sz w:val="20"/>
          <w:szCs w:val="20"/>
        </w:rPr>
      </w:pPr>
      <w:r w:rsidRPr="000649CD">
        <w:rPr>
          <w:rFonts w:ascii="Arial" w:eastAsia="Arial" w:hAnsi="Arial" w:cs="Arial"/>
          <w:sz w:val="20"/>
          <w:szCs w:val="20"/>
        </w:rPr>
        <w:t>Approximately 1.5 – 2 months prior to sampling, deploy preconstructed bioboxes (n = 3) at each of the reefs that are planned to be sampled.</w:t>
      </w:r>
      <w:ins w:id="120" w:author="Janiak, Dean" w:date="2020-10-14T09:28:00Z">
        <w:r w:rsidR="006E416B" w:rsidRPr="000649CD">
          <w:rPr>
            <w:rFonts w:ascii="Arial" w:eastAsia="Arial" w:hAnsi="Arial" w:cs="Arial"/>
            <w:sz w:val="20"/>
            <w:szCs w:val="20"/>
          </w:rPr>
          <w:t xml:space="preserve">  Bio-boxes </w:t>
        </w:r>
      </w:ins>
      <w:ins w:id="121" w:author="Janiak, Dean" w:date="2020-10-14T09:42:00Z">
        <w:r w:rsidR="00F463BB" w:rsidRPr="000649CD">
          <w:rPr>
            <w:rFonts w:ascii="Arial" w:eastAsia="Arial" w:hAnsi="Arial" w:cs="Arial"/>
            <w:sz w:val="20"/>
            <w:szCs w:val="20"/>
          </w:rPr>
          <w:t xml:space="preserve">are used to sample </w:t>
        </w:r>
      </w:ins>
      <w:ins w:id="122" w:author="Janiak, Dean" w:date="2020-10-14T09:43:00Z">
        <w:r w:rsidR="00F463BB" w:rsidRPr="000649CD">
          <w:rPr>
            <w:rFonts w:ascii="Arial" w:eastAsia="Arial" w:hAnsi="Arial" w:cs="Arial"/>
            <w:sz w:val="20"/>
            <w:szCs w:val="20"/>
          </w:rPr>
          <w:t>associated</w:t>
        </w:r>
      </w:ins>
      <w:ins w:id="123" w:author="Janiak, Dean" w:date="2020-10-14T09:42:00Z">
        <w:r w:rsidR="00F463BB" w:rsidRPr="000649CD">
          <w:rPr>
            <w:rFonts w:ascii="Arial" w:eastAsia="Arial" w:hAnsi="Arial" w:cs="Arial"/>
            <w:sz w:val="20"/>
            <w:szCs w:val="20"/>
          </w:rPr>
          <w:t xml:space="preserve"> </w:t>
        </w:r>
      </w:ins>
      <w:ins w:id="124" w:author="Janiak, Dean" w:date="2020-10-14T09:43:00Z">
        <w:r w:rsidR="00F463BB" w:rsidRPr="000649CD">
          <w:rPr>
            <w:rFonts w:ascii="Arial" w:eastAsia="Arial" w:hAnsi="Arial" w:cs="Arial"/>
            <w:sz w:val="20"/>
            <w:szCs w:val="20"/>
          </w:rPr>
          <w:t xml:space="preserve">invertebrate </w:t>
        </w:r>
      </w:ins>
      <w:ins w:id="125" w:author="Janiak, Dean" w:date="2020-10-14T09:42:00Z">
        <w:r w:rsidR="00F463BB" w:rsidRPr="000649CD">
          <w:rPr>
            <w:rFonts w:ascii="Arial" w:eastAsia="Arial" w:hAnsi="Arial" w:cs="Arial"/>
            <w:sz w:val="20"/>
            <w:szCs w:val="20"/>
          </w:rPr>
          <w:t>biodiversity within oyster reefs</w:t>
        </w:r>
      </w:ins>
      <w:ins w:id="126" w:author="Janiak, Dean" w:date="2020-10-14T09:58:00Z">
        <w:r w:rsidR="00CC39C8" w:rsidRPr="000649CD">
          <w:rPr>
            <w:rFonts w:ascii="Arial" w:eastAsia="Arial" w:hAnsi="Arial" w:cs="Arial"/>
            <w:sz w:val="20"/>
            <w:szCs w:val="20"/>
          </w:rPr>
          <w:t xml:space="preserve"> (see Associated Fauna protocol for deployment and sampling details). </w:t>
        </w:r>
      </w:ins>
    </w:p>
    <w:p w14:paraId="01E5127E" w14:textId="2DE57B0A" w:rsidR="00F26D76" w:rsidRPr="000649CD" w:rsidRDefault="001774F1">
      <w:pPr>
        <w:numPr>
          <w:ilvl w:val="0"/>
          <w:numId w:val="6"/>
        </w:numPr>
        <w:tabs>
          <w:tab w:val="left" w:pos="500"/>
        </w:tabs>
        <w:spacing w:line="249" w:lineRule="auto"/>
        <w:ind w:left="500" w:right="40" w:hanging="256"/>
        <w:rPr>
          <w:rFonts w:ascii="Arial" w:eastAsia="Arial" w:hAnsi="Arial" w:cs="Arial"/>
          <w:sz w:val="20"/>
          <w:szCs w:val="20"/>
        </w:rPr>
      </w:pPr>
      <w:ins w:id="127" w:author="Janiak, Dean" w:date="2020-10-14T08:55:00Z">
        <w:r w:rsidRPr="000649CD">
          <w:rPr>
            <w:rFonts w:ascii="Arial" w:eastAsia="Arial" w:hAnsi="Arial" w:cs="Arial"/>
            <w:sz w:val="20"/>
            <w:szCs w:val="20"/>
          </w:rPr>
          <w:t xml:space="preserve">For intertidal reefs, </w:t>
        </w:r>
      </w:ins>
      <w:del w:id="128" w:author="Janiak, Dean" w:date="2020-10-14T08:55:00Z">
        <w:r w:rsidR="00E77182" w:rsidRPr="000649CD" w:rsidDel="001774F1">
          <w:rPr>
            <w:rFonts w:ascii="Arial" w:eastAsia="Arial" w:hAnsi="Arial" w:cs="Arial"/>
            <w:sz w:val="20"/>
            <w:szCs w:val="20"/>
          </w:rPr>
          <w:delText>For fieldwork,</w:delText>
        </w:r>
      </w:del>
      <w:r w:rsidR="00E77182" w:rsidRPr="000649CD">
        <w:rPr>
          <w:rFonts w:ascii="Arial" w:eastAsia="Arial" w:hAnsi="Arial" w:cs="Arial"/>
          <w:sz w:val="20"/>
          <w:szCs w:val="20"/>
        </w:rPr>
        <w:t xml:space="preserve"> arrive at the reef during low tide conditions</w:t>
      </w:r>
      <w:ins w:id="129" w:author="Janiak, Dean" w:date="2020-10-14T08:56:00Z">
        <w:r w:rsidRPr="000649CD">
          <w:rPr>
            <w:rFonts w:ascii="Arial" w:eastAsia="Arial" w:hAnsi="Arial" w:cs="Arial"/>
            <w:sz w:val="20"/>
            <w:szCs w:val="20"/>
          </w:rPr>
          <w:t xml:space="preserve"> when oysters are exposed</w:t>
        </w:r>
      </w:ins>
      <w:r w:rsidR="00E77182" w:rsidRPr="000649CD">
        <w:rPr>
          <w:rFonts w:ascii="Arial" w:eastAsia="Arial" w:hAnsi="Arial" w:cs="Arial"/>
          <w:sz w:val="20"/>
          <w:szCs w:val="20"/>
        </w:rPr>
        <w:t>. Because low tides are short-lived events, it is expected that only 1 reef be sampled per day.</w:t>
      </w:r>
      <w:ins w:id="130" w:author="Janiak, Dean" w:date="2020-10-14T08:56:00Z">
        <w:r w:rsidR="003E13A2" w:rsidRPr="000649CD">
          <w:rPr>
            <w:rFonts w:ascii="Arial" w:eastAsia="Arial" w:hAnsi="Arial" w:cs="Arial"/>
            <w:sz w:val="20"/>
            <w:szCs w:val="20"/>
          </w:rPr>
          <w:t xml:space="preserve"> This is not the case for subtidal reefs </w:t>
        </w:r>
      </w:ins>
      <w:ins w:id="131" w:author="Janiak, Dean" w:date="2020-10-14T08:57:00Z">
        <w:r w:rsidR="003E13A2" w:rsidRPr="000649CD">
          <w:rPr>
            <w:rFonts w:ascii="Arial" w:eastAsia="Arial" w:hAnsi="Arial" w:cs="Arial"/>
            <w:sz w:val="20"/>
            <w:szCs w:val="20"/>
          </w:rPr>
          <w:t xml:space="preserve">though for </w:t>
        </w:r>
      </w:ins>
      <w:ins w:id="132" w:author="Janiak, Dean" w:date="2020-10-14T10:02:00Z">
        <w:r w:rsidR="00630F1A" w:rsidRPr="000649CD">
          <w:rPr>
            <w:rFonts w:ascii="Arial" w:eastAsia="Arial" w:hAnsi="Arial" w:cs="Arial"/>
            <w:sz w:val="20"/>
            <w:szCs w:val="20"/>
          </w:rPr>
          <w:t xml:space="preserve">monitoring </w:t>
        </w:r>
      </w:ins>
      <w:ins w:id="133" w:author="Janiak, Dean" w:date="2020-10-14T08:57:00Z">
        <w:r w:rsidR="003E13A2" w:rsidRPr="000649CD">
          <w:rPr>
            <w:rFonts w:ascii="Arial" w:eastAsia="Arial" w:hAnsi="Arial" w:cs="Arial"/>
            <w:sz w:val="20"/>
            <w:szCs w:val="20"/>
          </w:rPr>
          <w:t xml:space="preserve">sites </w:t>
        </w:r>
      </w:ins>
      <w:ins w:id="134" w:author="Janiak, Dean" w:date="2020-10-14T09:43:00Z">
        <w:r w:rsidR="00F463BB" w:rsidRPr="000649CD">
          <w:rPr>
            <w:rFonts w:ascii="Arial" w:eastAsia="Arial" w:hAnsi="Arial" w:cs="Arial"/>
            <w:sz w:val="20"/>
            <w:szCs w:val="20"/>
          </w:rPr>
          <w:t>on snorkel or SCUBA</w:t>
        </w:r>
      </w:ins>
      <w:ins w:id="135" w:author="Janiak, Dean" w:date="2020-10-14T08:57:00Z">
        <w:r w:rsidR="003E13A2" w:rsidRPr="000649CD">
          <w:rPr>
            <w:rFonts w:ascii="Arial" w:eastAsia="Arial" w:hAnsi="Arial" w:cs="Arial"/>
            <w:sz w:val="20"/>
            <w:szCs w:val="20"/>
          </w:rPr>
          <w:t xml:space="preserve">, sampling should be done when water clarity is maximized.  </w:t>
        </w:r>
      </w:ins>
      <w:ins w:id="136" w:author="Janiak, Dean" w:date="2020-10-14T08:55:00Z">
        <w:r w:rsidRPr="000649CD">
          <w:rPr>
            <w:rFonts w:ascii="Arial" w:eastAsia="Arial" w:hAnsi="Arial" w:cs="Arial"/>
            <w:sz w:val="20"/>
            <w:szCs w:val="20"/>
          </w:rPr>
          <w:t xml:space="preserve"> </w:t>
        </w:r>
      </w:ins>
    </w:p>
    <w:p w14:paraId="4C0316C8" w14:textId="77777777" w:rsidR="00F26D76" w:rsidRPr="000649CD" w:rsidRDefault="00E77182">
      <w:pPr>
        <w:numPr>
          <w:ilvl w:val="0"/>
          <w:numId w:val="6"/>
        </w:numPr>
        <w:tabs>
          <w:tab w:val="left" w:pos="500"/>
        </w:tabs>
        <w:ind w:left="500" w:hanging="256"/>
        <w:rPr>
          <w:rFonts w:ascii="Arial" w:eastAsia="Arial" w:hAnsi="Arial" w:cs="Arial"/>
          <w:sz w:val="20"/>
          <w:szCs w:val="20"/>
        </w:rPr>
      </w:pPr>
      <w:r w:rsidRPr="000649CD">
        <w:rPr>
          <w:rFonts w:ascii="Arial" w:eastAsia="Arial" w:hAnsi="Arial" w:cs="Arial"/>
          <w:sz w:val="20"/>
          <w:szCs w:val="20"/>
        </w:rPr>
        <w:t>Measure environmental conditions.</w:t>
      </w:r>
    </w:p>
    <w:p w14:paraId="2D8DDA8A" w14:textId="77777777" w:rsidR="00F26D76" w:rsidRPr="000649CD" w:rsidRDefault="00F26D76">
      <w:pPr>
        <w:spacing w:line="9" w:lineRule="exact"/>
        <w:rPr>
          <w:rFonts w:ascii="Arial" w:eastAsia="Arial" w:hAnsi="Arial" w:cs="Arial"/>
          <w:sz w:val="20"/>
          <w:szCs w:val="20"/>
        </w:rPr>
      </w:pPr>
    </w:p>
    <w:p w14:paraId="3605AF7C" w14:textId="60B2DD08" w:rsidR="00F26D76" w:rsidRPr="000649CD" w:rsidRDefault="00E77182">
      <w:pPr>
        <w:numPr>
          <w:ilvl w:val="0"/>
          <w:numId w:val="6"/>
        </w:numPr>
        <w:tabs>
          <w:tab w:val="left" w:pos="500"/>
        </w:tabs>
        <w:ind w:left="500" w:hanging="256"/>
        <w:rPr>
          <w:rFonts w:ascii="Arial" w:eastAsia="Arial" w:hAnsi="Arial" w:cs="Arial"/>
          <w:sz w:val="20"/>
          <w:szCs w:val="20"/>
        </w:rPr>
      </w:pPr>
      <w:r w:rsidRPr="000649CD">
        <w:rPr>
          <w:rFonts w:ascii="Arial" w:eastAsia="Arial" w:hAnsi="Arial" w:cs="Arial"/>
          <w:sz w:val="20"/>
          <w:szCs w:val="20"/>
        </w:rPr>
        <w:t xml:space="preserve">Measure the reef area </w:t>
      </w:r>
      <w:ins w:id="137" w:author="Janiak, Dean" w:date="2020-12-15T11:13:00Z">
        <w:r w:rsidR="00BC67EE">
          <w:rPr>
            <w:rFonts w:ascii="Arial" w:eastAsia="Arial" w:hAnsi="Arial" w:cs="Arial"/>
            <w:sz w:val="20"/>
            <w:szCs w:val="20"/>
          </w:rPr>
          <w:t xml:space="preserve">and height </w:t>
        </w:r>
      </w:ins>
      <w:r w:rsidRPr="000649CD">
        <w:rPr>
          <w:rFonts w:ascii="Arial" w:eastAsia="Arial" w:hAnsi="Arial" w:cs="Arial"/>
          <w:sz w:val="20"/>
          <w:szCs w:val="20"/>
        </w:rPr>
        <w:t>using the Oyster Reef Area and Height protocol.</w:t>
      </w:r>
      <w:ins w:id="138" w:author="Janiak, Dean" w:date="2020-12-15T11:12:00Z">
        <w:r w:rsidR="00BC67EE">
          <w:rPr>
            <w:rFonts w:ascii="Arial" w:eastAsia="Arial" w:hAnsi="Arial" w:cs="Arial"/>
            <w:sz w:val="20"/>
            <w:szCs w:val="20"/>
          </w:rPr>
          <w:t xml:space="preserve"> If multiple patch reefs are used, measure </w:t>
        </w:r>
      </w:ins>
      <w:ins w:id="139" w:author="Janiak, Dean" w:date="2020-12-15T11:14:00Z">
        <w:r w:rsidR="00BC67EE">
          <w:rPr>
            <w:rFonts w:ascii="Arial" w:eastAsia="Arial" w:hAnsi="Arial" w:cs="Arial"/>
            <w:sz w:val="20"/>
            <w:szCs w:val="20"/>
          </w:rPr>
          <w:t xml:space="preserve">the </w:t>
        </w:r>
      </w:ins>
      <w:ins w:id="140" w:author="Janiak, Dean" w:date="2020-12-15T11:12:00Z">
        <w:r w:rsidR="00BC67EE">
          <w:rPr>
            <w:rFonts w:ascii="Arial" w:eastAsia="Arial" w:hAnsi="Arial" w:cs="Arial"/>
            <w:sz w:val="20"/>
            <w:szCs w:val="20"/>
          </w:rPr>
          <w:t xml:space="preserve">area </w:t>
        </w:r>
      </w:ins>
      <w:ins w:id="141" w:author="Janiak, Dean" w:date="2020-12-15T11:13:00Z">
        <w:r w:rsidR="00BC67EE">
          <w:rPr>
            <w:rFonts w:ascii="Arial" w:eastAsia="Arial" w:hAnsi="Arial" w:cs="Arial"/>
            <w:sz w:val="20"/>
            <w:szCs w:val="20"/>
          </w:rPr>
          <w:t>and height of each</w:t>
        </w:r>
      </w:ins>
      <w:ins w:id="142" w:author="Janiak, Dean" w:date="2020-12-15T11:12:00Z">
        <w:r w:rsidR="00BC67EE">
          <w:rPr>
            <w:rFonts w:ascii="Arial" w:eastAsia="Arial" w:hAnsi="Arial" w:cs="Arial"/>
            <w:sz w:val="20"/>
            <w:szCs w:val="20"/>
          </w:rPr>
          <w:t>.</w:t>
        </w:r>
      </w:ins>
    </w:p>
    <w:p w14:paraId="1329E93D" w14:textId="77777777" w:rsidR="00F26D76" w:rsidRPr="000649CD" w:rsidRDefault="00F26D76">
      <w:pPr>
        <w:spacing w:line="9" w:lineRule="exact"/>
        <w:rPr>
          <w:rFonts w:ascii="Arial" w:eastAsia="Arial" w:hAnsi="Arial" w:cs="Arial"/>
          <w:sz w:val="20"/>
          <w:szCs w:val="20"/>
        </w:rPr>
      </w:pPr>
    </w:p>
    <w:p w14:paraId="49E57DAF" w14:textId="076C7F60" w:rsidR="00F26D76" w:rsidRPr="000649CD" w:rsidDel="00BC67EE" w:rsidRDefault="00E77182">
      <w:pPr>
        <w:numPr>
          <w:ilvl w:val="0"/>
          <w:numId w:val="6"/>
        </w:numPr>
        <w:tabs>
          <w:tab w:val="left" w:pos="500"/>
        </w:tabs>
        <w:ind w:left="500" w:hanging="256"/>
        <w:rPr>
          <w:del w:id="143" w:author="Janiak, Dean" w:date="2020-12-15T11:14:00Z"/>
          <w:rFonts w:ascii="Arial" w:eastAsia="Arial" w:hAnsi="Arial" w:cs="Arial"/>
          <w:sz w:val="20"/>
          <w:szCs w:val="20"/>
        </w:rPr>
      </w:pPr>
      <w:del w:id="144" w:author="Janiak, Dean" w:date="2020-12-15T11:14:00Z">
        <w:r w:rsidRPr="000649CD" w:rsidDel="00BC67EE">
          <w:rPr>
            <w:rFonts w:ascii="Arial" w:eastAsia="Arial" w:hAnsi="Arial" w:cs="Arial"/>
            <w:sz w:val="20"/>
            <w:szCs w:val="20"/>
          </w:rPr>
          <w:delText>Measure the reef height using the Oyster Reef Area and Height protocol.</w:delText>
        </w:r>
      </w:del>
    </w:p>
    <w:p w14:paraId="04138915" w14:textId="77777777" w:rsidR="00F26D76" w:rsidRPr="000649CD" w:rsidRDefault="00F26D76">
      <w:pPr>
        <w:spacing w:line="9" w:lineRule="exact"/>
        <w:rPr>
          <w:rFonts w:ascii="Arial" w:eastAsia="Arial" w:hAnsi="Arial" w:cs="Arial"/>
          <w:sz w:val="20"/>
          <w:szCs w:val="20"/>
        </w:rPr>
      </w:pPr>
    </w:p>
    <w:p w14:paraId="7C7E8A52" w14:textId="6F4E63A8" w:rsidR="00F26D76" w:rsidRPr="000649CD" w:rsidRDefault="00E77182" w:rsidP="000649CD">
      <w:pPr>
        <w:numPr>
          <w:ilvl w:val="0"/>
          <w:numId w:val="6"/>
        </w:numPr>
        <w:tabs>
          <w:tab w:val="left" w:pos="500"/>
        </w:tabs>
        <w:ind w:left="504" w:hanging="259"/>
        <w:jc w:val="both"/>
        <w:rPr>
          <w:ins w:id="145" w:author="Janiak, Dean" w:date="2020-10-14T09:51:00Z"/>
          <w:rFonts w:ascii="Arial" w:eastAsia="Arial" w:hAnsi="Arial" w:cs="Arial"/>
          <w:sz w:val="20"/>
          <w:szCs w:val="20"/>
          <w:rPrChange w:id="146" w:author="Janiak, Dean" w:date="2020-12-15T11:01:00Z">
            <w:rPr>
              <w:ins w:id="147" w:author="Janiak, Dean" w:date="2020-10-14T09:51:00Z"/>
              <w:rFonts w:ascii="Arial" w:eastAsia="Arial" w:hAnsi="Arial" w:cs="Arial"/>
              <w:sz w:val="19"/>
              <w:szCs w:val="19"/>
            </w:rPr>
          </w:rPrChange>
        </w:rPr>
        <w:pPrChange w:id="148" w:author="Janiak, Dean" w:date="2020-12-15T11:00:00Z">
          <w:pPr>
            <w:numPr>
              <w:numId w:val="6"/>
            </w:numPr>
            <w:tabs>
              <w:tab w:val="left" w:pos="500"/>
            </w:tabs>
            <w:spacing w:line="330" w:lineRule="auto"/>
            <w:ind w:left="500" w:hanging="256"/>
            <w:jc w:val="both"/>
          </w:pPr>
        </w:pPrChange>
      </w:pPr>
      <w:r w:rsidRPr="000649CD">
        <w:rPr>
          <w:rFonts w:ascii="Arial" w:eastAsia="Arial" w:hAnsi="Arial" w:cs="Arial"/>
          <w:sz w:val="20"/>
          <w:szCs w:val="20"/>
          <w:rPrChange w:id="149" w:author="Janiak, Dean" w:date="2020-12-15T11:01:00Z">
            <w:rPr>
              <w:rFonts w:ascii="Arial" w:eastAsia="Arial" w:hAnsi="Arial" w:cs="Arial"/>
              <w:sz w:val="19"/>
              <w:szCs w:val="19"/>
            </w:rPr>
          </w:rPrChange>
        </w:rPr>
        <w:t xml:space="preserve">Lay out 3 30 m transect lines </w:t>
      </w:r>
      <w:ins w:id="150" w:author="Janiak, Dean" w:date="2020-10-14T09:44:00Z">
        <w:r w:rsidR="00EF07A5" w:rsidRPr="000649CD">
          <w:rPr>
            <w:rFonts w:ascii="Arial" w:eastAsia="Arial" w:hAnsi="Arial" w:cs="Arial"/>
            <w:sz w:val="20"/>
            <w:szCs w:val="20"/>
            <w:rPrChange w:id="151" w:author="Janiak, Dean" w:date="2020-12-15T11:01:00Z">
              <w:rPr>
                <w:rFonts w:ascii="Arial" w:eastAsia="Arial" w:hAnsi="Arial" w:cs="Arial"/>
                <w:sz w:val="19"/>
                <w:szCs w:val="19"/>
              </w:rPr>
            </w:rPrChange>
          </w:rPr>
          <w:t xml:space="preserve">with the first through the approximate </w:t>
        </w:r>
      </w:ins>
      <w:ins w:id="152" w:author="Janiak, Dean" w:date="2020-12-15T11:02:00Z">
        <w:r w:rsidR="000649CD">
          <w:rPr>
            <w:rFonts w:ascii="Arial" w:eastAsia="Arial" w:hAnsi="Arial" w:cs="Arial"/>
            <w:sz w:val="20"/>
            <w:szCs w:val="20"/>
          </w:rPr>
          <w:t>average</w:t>
        </w:r>
      </w:ins>
      <w:ins w:id="153" w:author="Janiak, Dean" w:date="2020-10-14T09:44:00Z">
        <w:r w:rsidR="00EF07A5" w:rsidRPr="000649CD">
          <w:rPr>
            <w:rFonts w:ascii="Arial" w:eastAsia="Arial" w:hAnsi="Arial" w:cs="Arial"/>
            <w:sz w:val="20"/>
            <w:szCs w:val="20"/>
            <w:rPrChange w:id="154" w:author="Janiak, Dean" w:date="2020-12-15T11:01:00Z">
              <w:rPr>
                <w:rFonts w:ascii="Arial" w:eastAsia="Arial" w:hAnsi="Arial" w:cs="Arial"/>
                <w:sz w:val="19"/>
                <w:szCs w:val="19"/>
              </w:rPr>
            </w:rPrChange>
          </w:rPr>
          <w:t xml:space="preserve"> de</w:t>
        </w:r>
      </w:ins>
      <w:ins w:id="155" w:author="Janiak, Dean" w:date="2020-10-14T09:45:00Z">
        <w:r w:rsidR="00EF07A5" w:rsidRPr="000649CD">
          <w:rPr>
            <w:rFonts w:ascii="Arial" w:eastAsia="Arial" w:hAnsi="Arial" w:cs="Arial"/>
            <w:sz w:val="20"/>
            <w:szCs w:val="20"/>
            <w:rPrChange w:id="156" w:author="Janiak, Dean" w:date="2020-12-15T11:01:00Z">
              <w:rPr>
                <w:rFonts w:ascii="Arial" w:eastAsia="Arial" w:hAnsi="Arial" w:cs="Arial"/>
                <w:sz w:val="19"/>
                <w:szCs w:val="19"/>
              </w:rPr>
            </w:rPrChange>
          </w:rPr>
          <w:t>nsity of live oysters</w:t>
        </w:r>
      </w:ins>
      <w:ins w:id="157" w:author="Janiak, Dean" w:date="2020-12-15T11:06:00Z">
        <w:r w:rsidR="00BC67EE">
          <w:rPr>
            <w:rFonts w:ascii="Arial" w:eastAsia="Arial" w:hAnsi="Arial" w:cs="Arial"/>
            <w:sz w:val="20"/>
            <w:szCs w:val="20"/>
          </w:rPr>
          <w:t xml:space="preserve">, acting as the center transect </w:t>
        </w:r>
      </w:ins>
      <w:del w:id="158" w:author="Janiak, Dean" w:date="2020-10-14T09:44:00Z">
        <w:r w:rsidRPr="000649CD" w:rsidDel="00EF07A5">
          <w:rPr>
            <w:rFonts w:ascii="Arial" w:eastAsia="Arial" w:hAnsi="Arial" w:cs="Arial"/>
            <w:sz w:val="20"/>
            <w:szCs w:val="20"/>
            <w:rPrChange w:id="159" w:author="Janiak, Dean" w:date="2020-12-15T11:01:00Z">
              <w:rPr>
                <w:rFonts w:ascii="Arial" w:eastAsia="Arial" w:hAnsi="Arial" w:cs="Arial"/>
                <w:sz w:val="19"/>
                <w:szCs w:val="19"/>
              </w:rPr>
            </w:rPrChange>
          </w:rPr>
          <w:delText xml:space="preserve">along the crest or approximate center of the </w:delText>
        </w:r>
      </w:del>
      <w:del w:id="160" w:author="Janiak, Dean" w:date="2020-10-14T09:45:00Z">
        <w:r w:rsidRPr="000649CD" w:rsidDel="00EF07A5">
          <w:rPr>
            <w:rFonts w:ascii="Arial" w:eastAsia="Arial" w:hAnsi="Arial" w:cs="Arial"/>
            <w:sz w:val="20"/>
            <w:szCs w:val="20"/>
            <w:rPrChange w:id="161" w:author="Janiak, Dean" w:date="2020-12-15T11:01:00Z">
              <w:rPr>
                <w:rFonts w:ascii="Arial" w:eastAsia="Arial" w:hAnsi="Arial" w:cs="Arial"/>
                <w:sz w:val="19"/>
                <w:szCs w:val="19"/>
              </w:rPr>
            </w:rPrChange>
          </w:rPr>
          <w:delText>reef</w:delText>
        </w:r>
      </w:del>
      <w:r w:rsidRPr="000649CD">
        <w:rPr>
          <w:rFonts w:ascii="Arial" w:eastAsia="Arial" w:hAnsi="Arial" w:cs="Arial"/>
          <w:sz w:val="20"/>
          <w:szCs w:val="20"/>
          <w:rPrChange w:id="162" w:author="Janiak, Dean" w:date="2020-12-15T11:01:00Z">
            <w:rPr>
              <w:rFonts w:ascii="Arial" w:eastAsia="Arial" w:hAnsi="Arial" w:cs="Arial"/>
              <w:sz w:val="19"/>
              <w:szCs w:val="19"/>
            </w:rPr>
          </w:rPrChange>
        </w:rPr>
        <w:t xml:space="preserve"> and one to the left and one to the right</w:t>
      </w:r>
      <w:ins w:id="163" w:author="Janiak, Dean" w:date="2020-10-14T09:50:00Z">
        <w:r w:rsidR="002C28DC" w:rsidRPr="000649CD">
          <w:rPr>
            <w:rFonts w:ascii="Arial" w:eastAsia="Arial" w:hAnsi="Arial" w:cs="Arial"/>
            <w:sz w:val="20"/>
            <w:szCs w:val="20"/>
            <w:rPrChange w:id="164" w:author="Janiak, Dean" w:date="2020-12-15T11:01:00Z">
              <w:rPr>
                <w:rFonts w:ascii="Arial" w:eastAsia="Arial" w:hAnsi="Arial" w:cs="Arial"/>
                <w:sz w:val="19"/>
                <w:szCs w:val="19"/>
              </w:rPr>
            </w:rPrChange>
          </w:rPr>
          <w:t>,</w:t>
        </w:r>
      </w:ins>
      <w:r w:rsidRPr="000649CD">
        <w:rPr>
          <w:rFonts w:ascii="Arial" w:eastAsia="Arial" w:hAnsi="Arial" w:cs="Arial"/>
          <w:sz w:val="20"/>
          <w:szCs w:val="20"/>
          <w:rPrChange w:id="165" w:author="Janiak, Dean" w:date="2020-12-15T11:01:00Z">
            <w:rPr>
              <w:rFonts w:ascii="Arial" w:eastAsia="Arial" w:hAnsi="Arial" w:cs="Arial"/>
              <w:sz w:val="19"/>
              <w:szCs w:val="19"/>
            </w:rPr>
          </w:rPrChange>
        </w:rPr>
        <w:t xml:space="preserve"> at least 1.5 m away from the center</w:t>
      </w:r>
      <w:ins w:id="166" w:author="Janiak, Dean" w:date="2020-12-15T11:07:00Z">
        <w:r w:rsidR="00BC67EE">
          <w:rPr>
            <w:rFonts w:ascii="Arial" w:eastAsia="Arial" w:hAnsi="Arial" w:cs="Arial"/>
            <w:sz w:val="20"/>
            <w:szCs w:val="20"/>
          </w:rPr>
          <w:t>,</w:t>
        </w:r>
      </w:ins>
      <w:r w:rsidRPr="000649CD">
        <w:rPr>
          <w:rFonts w:ascii="Arial" w:eastAsia="Arial" w:hAnsi="Arial" w:cs="Arial"/>
          <w:sz w:val="20"/>
          <w:szCs w:val="20"/>
          <w:rPrChange w:id="167" w:author="Janiak, Dean" w:date="2020-12-15T11:01:00Z">
            <w:rPr>
              <w:rFonts w:ascii="Arial" w:eastAsia="Arial" w:hAnsi="Arial" w:cs="Arial"/>
              <w:sz w:val="19"/>
              <w:szCs w:val="19"/>
            </w:rPr>
          </w:rPrChange>
        </w:rPr>
        <w:t xml:space="preserve"> and in areas that are characteristic of the reef.</w:t>
      </w:r>
      <w:ins w:id="168" w:author="Janiak, Dean" w:date="2020-12-15T11:02:00Z">
        <w:r w:rsidR="000649CD">
          <w:rPr>
            <w:rFonts w:ascii="Arial" w:eastAsia="Arial" w:hAnsi="Arial" w:cs="Arial"/>
            <w:sz w:val="20"/>
            <w:szCs w:val="20"/>
          </w:rPr>
          <w:t xml:space="preserve">  </w:t>
        </w:r>
      </w:ins>
      <w:ins w:id="169" w:author="Janiak, Dean" w:date="2020-12-15T11:07:00Z">
        <w:r w:rsidR="00BC67EE">
          <w:rPr>
            <w:rFonts w:ascii="Arial" w:eastAsia="Arial" w:hAnsi="Arial" w:cs="Arial"/>
            <w:sz w:val="20"/>
            <w:szCs w:val="20"/>
          </w:rPr>
          <w:t>T</w:t>
        </w:r>
      </w:ins>
      <w:ins w:id="170" w:author="Janiak, Dean" w:date="2020-12-15T11:03:00Z">
        <w:r w:rsidR="000649CD">
          <w:rPr>
            <w:rFonts w:ascii="Arial" w:eastAsia="Arial" w:hAnsi="Arial" w:cs="Arial"/>
            <w:sz w:val="20"/>
            <w:szCs w:val="20"/>
          </w:rPr>
          <w:t>ransects need not be straight and can foll</w:t>
        </w:r>
      </w:ins>
      <w:ins w:id="171" w:author="Janiak, Dean" w:date="2020-12-15T11:07:00Z">
        <w:r w:rsidR="00BC67EE">
          <w:rPr>
            <w:rFonts w:ascii="Arial" w:eastAsia="Arial" w:hAnsi="Arial" w:cs="Arial"/>
            <w:sz w:val="20"/>
            <w:szCs w:val="20"/>
          </w:rPr>
          <w:t>o</w:t>
        </w:r>
      </w:ins>
      <w:ins w:id="172" w:author="Janiak, Dean" w:date="2020-12-15T11:03:00Z">
        <w:r w:rsidR="000649CD">
          <w:rPr>
            <w:rFonts w:ascii="Arial" w:eastAsia="Arial" w:hAnsi="Arial" w:cs="Arial"/>
            <w:sz w:val="20"/>
            <w:szCs w:val="20"/>
          </w:rPr>
          <w:t>w the shape of the reef.</w:t>
        </w:r>
      </w:ins>
    </w:p>
    <w:p w14:paraId="1A0430A6" w14:textId="30BE2B84" w:rsidR="00552A0C" w:rsidRPr="000649CD" w:rsidDel="000649CD" w:rsidRDefault="002A1E15" w:rsidP="000649CD">
      <w:pPr>
        <w:numPr>
          <w:ilvl w:val="0"/>
          <w:numId w:val="6"/>
        </w:numPr>
        <w:tabs>
          <w:tab w:val="left" w:pos="500"/>
        </w:tabs>
        <w:ind w:left="500" w:hanging="256"/>
        <w:jc w:val="both"/>
        <w:rPr>
          <w:del w:id="173" w:author="Janiak, Dean" w:date="2020-12-15T11:03:00Z"/>
          <w:rFonts w:ascii="Arial" w:eastAsia="Arial" w:hAnsi="Arial" w:cs="Arial"/>
          <w:sz w:val="20"/>
          <w:szCs w:val="20"/>
          <w:rPrChange w:id="174" w:author="Janiak, Dean" w:date="2020-12-15T11:01:00Z">
            <w:rPr>
              <w:del w:id="175" w:author="Janiak, Dean" w:date="2020-12-15T11:03:00Z"/>
              <w:rFonts w:ascii="Arial" w:eastAsia="Arial" w:hAnsi="Arial" w:cs="Arial"/>
              <w:sz w:val="19"/>
              <w:szCs w:val="19"/>
            </w:rPr>
          </w:rPrChange>
        </w:rPr>
        <w:pPrChange w:id="176" w:author="Janiak, Dean" w:date="2020-12-15T11:01:00Z">
          <w:pPr>
            <w:numPr>
              <w:numId w:val="6"/>
            </w:numPr>
            <w:tabs>
              <w:tab w:val="left" w:pos="500"/>
            </w:tabs>
            <w:spacing w:line="330" w:lineRule="auto"/>
            <w:ind w:left="500" w:hanging="256"/>
            <w:jc w:val="both"/>
          </w:pPr>
        </w:pPrChange>
      </w:pPr>
      <w:ins w:id="177" w:author="Janiak, Dean" w:date="2020-10-14T10:43:00Z">
        <w:r w:rsidRPr="000649CD">
          <w:rPr>
            <w:rFonts w:ascii="Arial" w:eastAsia="Arial" w:hAnsi="Arial" w:cs="Arial"/>
            <w:sz w:val="20"/>
            <w:szCs w:val="20"/>
            <w:rPrChange w:id="178" w:author="Janiak, Dean" w:date="2020-12-15T11:03:00Z">
              <w:rPr>
                <w:rFonts w:ascii="Arial" w:eastAsia="Arial" w:hAnsi="Arial" w:cs="Arial"/>
                <w:sz w:val="19"/>
                <w:szCs w:val="19"/>
              </w:rPr>
            </w:rPrChange>
          </w:rPr>
          <w:t xml:space="preserve">For smaller patch reefs, a </w:t>
        </w:r>
      </w:ins>
      <w:ins w:id="179" w:author="Janiak, Dean" w:date="2020-12-15T11:03:00Z">
        <w:r w:rsidR="000649CD" w:rsidRPr="000649CD">
          <w:rPr>
            <w:rFonts w:ascii="Arial" w:eastAsia="Arial" w:hAnsi="Arial" w:cs="Arial"/>
            <w:sz w:val="20"/>
            <w:szCs w:val="20"/>
          </w:rPr>
          <w:t xml:space="preserve">single </w:t>
        </w:r>
      </w:ins>
      <w:ins w:id="180" w:author="Janiak, Dean" w:date="2020-10-14T10:43:00Z">
        <w:r w:rsidRPr="000649CD">
          <w:rPr>
            <w:rFonts w:ascii="Arial" w:eastAsia="Arial" w:hAnsi="Arial" w:cs="Arial"/>
            <w:sz w:val="20"/>
            <w:szCs w:val="20"/>
            <w:rPrChange w:id="181" w:author="Janiak, Dean" w:date="2020-12-15T11:03:00Z">
              <w:rPr>
                <w:rFonts w:ascii="Arial" w:eastAsia="Arial" w:hAnsi="Arial" w:cs="Arial"/>
                <w:sz w:val="19"/>
                <w:szCs w:val="19"/>
              </w:rPr>
            </w:rPrChange>
          </w:rPr>
          <w:t xml:space="preserve">transect </w:t>
        </w:r>
      </w:ins>
      <w:ins w:id="182" w:author="Janiak, Dean" w:date="2020-12-15T11:10:00Z">
        <w:r w:rsidR="00BC67EE">
          <w:rPr>
            <w:rFonts w:ascii="Arial" w:eastAsia="Arial" w:hAnsi="Arial" w:cs="Arial"/>
            <w:sz w:val="20"/>
            <w:szCs w:val="20"/>
          </w:rPr>
          <w:t xml:space="preserve">per reef can be used and </w:t>
        </w:r>
      </w:ins>
      <w:ins w:id="183" w:author="Janiak, Dean" w:date="2020-10-14T10:43:00Z">
        <w:r w:rsidRPr="000649CD">
          <w:rPr>
            <w:rFonts w:ascii="Arial" w:eastAsia="Arial" w:hAnsi="Arial" w:cs="Arial"/>
            <w:sz w:val="20"/>
            <w:szCs w:val="20"/>
            <w:rPrChange w:id="184" w:author="Janiak, Dean" w:date="2020-12-15T11:03:00Z">
              <w:rPr>
                <w:rFonts w:ascii="Arial" w:eastAsia="Arial" w:hAnsi="Arial" w:cs="Arial"/>
                <w:sz w:val="19"/>
                <w:szCs w:val="19"/>
              </w:rPr>
            </w:rPrChange>
          </w:rPr>
          <w:t xml:space="preserve">laid </w:t>
        </w:r>
      </w:ins>
      <w:ins w:id="185" w:author="Janiak, Dean" w:date="2020-12-15T11:08:00Z">
        <w:r w:rsidR="00BC67EE">
          <w:rPr>
            <w:rFonts w:ascii="Arial" w:eastAsia="Arial" w:hAnsi="Arial" w:cs="Arial"/>
            <w:sz w:val="20"/>
            <w:szCs w:val="20"/>
          </w:rPr>
          <w:t>across</w:t>
        </w:r>
      </w:ins>
      <w:ins w:id="186" w:author="Janiak, Dean" w:date="2020-12-15T11:09:00Z">
        <w:r w:rsidR="00BC67EE">
          <w:rPr>
            <w:rFonts w:ascii="Arial" w:eastAsia="Arial" w:hAnsi="Arial" w:cs="Arial"/>
            <w:sz w:val="20"/>
            <w:szCs w:val="20"/>
          </w:rPr>
          <w:t xml:space="preserve"> </w:t>
        </w:r>
      </w:ins>
      <w:ins w:id="187" w:author="Janiak, Dean" w:date="2020-12-15T11:08:00Z">
        <w:r w:rsidR="00BC67EE">
          <w:rPr>
            <w:rFonts w:ascii="Arial" w:eastAsia="Arial" w:hAnsi="Arial" w:cs="Arial"/>
            <w:sz w:val="20"/>
            <w:szCs w:val="20"/>
          </w:rPr>
          <w:t xml:space="preserve">where the </w:t>
        </w:r>
      </w:ins>
      <w:ins w:id="188" w:author="Janiak, Dean" w:date="2020-12-15T11:02:00Z">
        <w:r w:rsidR="000649CD" w:rsidRPr="000649CD">
          <w:rPr>
            <w:rFonts w:ascii="Arial" w:eastAsia="Arial" w:hAnsi="Arial" w:cs="Arial"/>
            <w:sz w:val="20"/>
            <w:szCs w:val="20"/>
          </w:rPr>
          <w:t>average</w:t>
        </w:r>
      </w:ins>
      <w:ins w:id="189" w:author="Janiak, Dean" w:date="2020-10-14T10:43:00Z">
        <w:r w:rsidRPr="000649CD">
          <w:rPr>
            <w:rFonts w:ascii="Arial" w:eastAsia="Arial" w:hAnsi="Arial" w:cs="Arial"/>
            <w:sz w:val="20"/>
            <w:szCs w:val="20"/>
            <w:rPrChange w:id="190" w:author="Janiak, Dean" w:date="2020-12-15T11:03:00Z">
              <w:rPr>
                <w:rFonts w:ascii="Arial" w:eastAsia="Arial" w:hAnsi="Arial" w:cs="Arial"/>
                <w:sz w:val="19"/>
                <w:szCs w:val="19"/>
              </w:rPr>
            </w:rPrChange>
          </w:rPr>
          <w:t xml:space="preserve"> live oyster density</w:t>
        </w:r>
      </w:ins>
      <w:ins w:id="191" w:author="Janiak, Dean" w:date="2020-12-15T11:08:00Z">
        <w:r w:rsidR="00BC67EE">
          <w:rPr>
            <w:rFonts w:ascii="Arial" w:eastAsia="Arial" w:hAnsi="Arial" w:cs="Arial"/>
            <w:sz w:val="20"/>
            <w:szCs w:val="20"/>
          </w:rPr>
          <w:t xml:space="preserve"> occurs</w:t>
        </w:r>
      </w:ins>
      <w:ins w:id="192" w:author="Janiak, Dean" w:date="2020-12-15T11:12:00Z">
        <w:r w:rsidR="00BC67EE">
          <w:rPr>
            <w:rFonts w:ascii="Arial" w:eastAsia="Arial" w:hAnsi="Arial" w:cs="Arial"/>
            <w:sz w:val="20"/>
            <w:szCs w:val="20"/>
          </w:rPr>
          <w:t>,</w:t>
        </w:r>
      </w:ins>
      <w:ins w:id="193" w:author="Janiak, Dean" w:date="2020-12-15T11:11:00Z">
        <w:r w:rsidR="00BC67EE">
          <w:rPr>
            <w:rFonts w:ascii="Arial" w:eastAsia="Arial" w:hAnsi="Arial" w:cs="Arial"/>
            <w:sz w:val="20"/>
            <w:szCs w:val="20"/>
          </w:rPr>
          <w:t xml:space="preserve"> and t</w:t>
        </w:r>
      </w:ins>
      <w:ins w:id="194" w:author="Janiak, Dean" w:date="2020-12-15T11:09:00Z">
        <w:r w:rsidR="00BC67EE">
          <w:rPr>
            <w:rFonts w:ascii="Arial" w:eastAsia="Arial" w:hAnsi="Arial" w:cs="Arial"/>
            <w:sz w:val="20"/>
            <w:szCs w:val="20"/>
          </w:rPr>
          <w:t>his is repeated for nearby patch reefs</w:t>
        </w:r>
      </w:ins>
      <w:ins w:id="195" w:author="Janiak, Dean" w:date="2020-12-15T11:11:00Z">
        <w:r w:rsidR="00BC67EE">
          <w:rPr>
            <w:rFonts w:ascii="Arial" w:eastAsia="Arial" w:hAnsi="Arial" w:cs="Arial"/>
            <w:sz w:val="20"/>
            <w:szCs w:val="20"/>
          </w:rPr>
          <w:t xml:space="preserve"> equating to 3 transects per site</w:t>
        </w:r>
      </w:ins>
      <w:ins w:id="196" w:author="Janiak, Dean" w:date="2020-12-15T11:09:00Z">
        <w:r w:rsidR="00BC67EE">
          <w:rPr>
            <w:rFonts w:ascii="Arial" w:eastAsia="Arial" w:hAnsi="Arial" w:cs="Arial"/>
            <w:sz w:val="20"/>
            <w:szCs w:val="20"/>
          </w:rPr>
          <w:t xml:space="preserve">.  </w:t>
        </w:r>
      </w:ins>
      <w:ins w:id="197" w:author="Janiak, Dean" w:date="2020-10-14T10:43:00Z">
        <w:r w:rsidRPr="000649CD">
          <w:rPr>
            <w:rFonts w:ascii="Arial" w:eastAsia="Arial" w:hAnsi="Arial" w:cs="Arial"/>
            <w:sz w:val="20"/>
            <w:szCs w:val="20"/>
            <w:rPrChange w:id="198" w:author="Janiak, Dean" w:date="2020-12-15T11:03:00Z">
              <w:rPr>
                <w:rFonts w:ascii="Arial" w:eastAsia="Arial" w:hAnsi="Arial" w:cs="Arial"/>
                <w:sz w:val="19"/>
                <w:szCs w:val="19"/>
              </w:rPr>
            </w:rPrChange>
          </w:rPr>
          <w:t xml:space="preserve"> </w:t>
        </w:r>
      </w:ins>
    </w:p>
    <w:p w14:paraId="1D8D65A0" w14:textId="77777777" w:rsidR="00F26D76" w:rsidRPr="000649CD" w:rsidRDefault="00F26D76" w:rsidP="000649CD">
      <w:pPr>
        <w:rPr>
          <w:sz w:val="20"/>
          <w:szCs w:val="20"/>
        </w:rPr>
        <w:pPrChange w:id="199" w:author="Janiak, Dean" w:date="2020-12-15T11:01:00Z">
          <w:pPr>
            <w:spacing w:line="266" w:lineRule="exact"/>
          </w:pPr>
        </w:pPrChange>
      </w:pPr>
    </w:p>
    <w:p w14:paraId="54806C16" w14:textId="77777777" w:rsidR="00F26D76" w:rsidRPr="000649CD" w:rsidRDefault="00E77182">
      <w:pPr>
        <w:ind w:right="40"/>
        <w:jc w:val="center"/>
        <w:rPr>
          <w:sz w:val="20"/>
          <w:szCs w:val="20"/>
        </w:rPr>
      </w:pPr>
      <w:r w:rsidRPr="000649CD">
        <w:rPr>
          <w:rFonts w:ascii="Arial" w:eastAsia="Arial" w:hAnsi="Arial" w:cs="Arial"/>
          <w:sz w:val="20"/>
          <w:szCs w:val="20"/>
        </w:rPr>
        <w:t>2</w:t>
      </w:r>
    </w:p>
    <w:p w14:paraId="5DBF7456" w14:textId="77777777" w:rsidR="00F26D76" w:rsidRDefault="00F26D76">
      <w:pPr>
        <w:sectPr w:rsidR="00F26D76">
          <w:pgSz w:w="12240" w:h="15840"/>
          <w:pgMar w:top="1045" w:right="1400" w:bottom="0" w:left="1440" w:header="0" w:footer="0" w:gutter="0"/>
          <w:cols w:space="720" w:equalWidth="0">
            <w:col w:w="9400"/>
          </w:cols>
        </w:sectPr>
      </w:pPr>
    </w:p>
    <w:p w14:paraId="14DEFA1C" w14:textId="77777777" w:rsidR="00F26D76" w:rsidRDefault="00E77182">
      <w:pPr>
        <w:ind w:left="6280"/>
        <w:rPr>
          <w:sz w:val="20"/>
          <w:szCs w:val="20"/>
        </w:rPr>
      </w:pPr>
      <w:bookmarkStart w:id="200" w:name="page4"/>
      <w:bookmarkEnd w:id="200"/>
      <w:r>
        <w:rPr>
          <w:rFonts w:ascii="Arial" w:eastAsia="Arial" w:hAnsi="Arial" w:cs="Arial"/>
          <w:noProof/>
          <w:sz w:val="20"/>
          <w:szCs w:val="20"/>
        </w:rPr>
        <w:lastRenderedPageBreak/>
        <w:drawing>
          <wp:anchor distT="0" distB="0" distL="114300" distR="114300" simplePos="0" relativeHeight="251659264" behindDoc="1" locked="0" layoutInCell="0" allowOverlap="1" wp14:anchorId="616BE6CA" wp14:editId="0381C547">
            <wp:simplePos x="0" y="0"/>
            <wp:positionH relativeFrom="page">
              <wp:posOffset>914400</wp:posOffset>
            </wp:positionH>
            <wp:positionV relativeFrom="page">
              <wp:posOffset>446405</wp:posOffset>
            </wp:positionV>
            <wp:extent cx="1052830" cy="360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20"/>
          <w:szCs w:val="20"/>
        </w:rPr>
        <w:t>Oyster Reef Habitat Survey Design</w:t>
      </w:r>
    </w:p>
    <w:p w14:paraId="492DC91B" w14:textId="77777777" w:rsidR="00F26D76" w:rsidRDefault="00F26D76">
      <w:pPr>
        <w:spacing w:line="200" w:lineRule="exact"/>
        <w:rPr>
          <w:sz w:val="20"/>
          <w:szCs w:val="20"/>
        </w:rPr>
      </w:pPr>
    </w:p>
    <w:p w14:paraId="7C88EED7" w14:textId="77777777" w:rsidR="00F26D76" w:rsidRDefault="00F26D76">
      <w:pPr>
        <w:spacing w:line="339" w:lineRule="exact"/>
        <w:rPr>
          <w:sz w:val="20"/>
          <w:szCs w:val="20"/>
        </w:rPr>
      </w:pPr>
    </w:p>
    <w:p w14:paraId="2C3FACBC" w14:textId="314D7B50" w:rsidR="00F26D76" w:rsidRDefault="00552A0C">
      <w:pPr>
        <w:tabs>
          <w:tab w:val="left" w:pos="500"/>
        </w:tabs>
        <w:rPr>
          <w:rFonts w:ascii="Arial" w:eastAsia="Arial" w:hAnsi="Arial" w:cs="Arial"/>
          <w:sz w:val="20"/>
          <w:szCs w:val="20"/>
        </w:rPr>
        <w:pPrChange w:id="201" w:author="Janiak, Dean" w:date="2020-10-14T09:51:00Z">
          <w:pPr>
            <w:numPr>
              <w:numId w:val="7"/>
            </w:numPr>
            <w:tabs>
              <w:tab w:val="left" w:pos="500"/>
            </w:tabs>
            <w:ind w:left="500" w:hanging="256"/>
          </w:pPr>
        </w:pPrChange>
      </w:pPr>
      <w:ins w:id="202" w:author="Janiak, Dean" w:date="2020-10-14T09:51:00Z">
        <w:r>
          <w:rPr>
            <w:rFonts w:ascii="Arial" w:eastAsia="Arial" w:hAnsi="Arial" w:cs="Arial"/>
            <w:sz w:val="20"/>
            <w:szCs w:val="20"/>
          </w:rPr>
          <w:t>9</w:t>
        </w:r>
      </w:ins>
      <w:ins w:id="203" w:author="Janiak, Dean" w:date="2020-10-14T09:52:00Z">
        <w:r>
          <w:rPr>
            <w:rFonts w:ascii="Arial" w:eastAsia="Arial" w:hAnsi="Arial" w:cs="Arial"/>
            <w:sz w:val="20"/>
            <w:szCs w:val="20"/>
          </w:rPr>
          <w:t xml:space="preserve">. </w:t>
        </w:r>
      </w:ins>
      <w:r w:rsidR="00E77182">
        <w:rPr>
          <w:rFonts w:ascii="Arial" w:eastAsia="Arial" w:hAnsi="Arial" w:cs="Arial"/>
          <w:sz w:val="20"/>
          <w:szCs w:val="20"/>
        </w:rPr>
        <w:t>Along each transect conduct the following:</w:t>
      </w:r>
    </w:p>
    <w:p w14:paraId="21D2813D" w14:textId="77777777" w:rsidR="00F26D76" w:rsidRDefault="00F26D76">
      <w:pPr>
        <w:spacing w:line="9" w:lineRule="exact"/>
        <w:rPr>
          <w:rFonts w:ascii="Arial" w:eastAsia="Arial" w:hAnsi="Arial" w:cs="Arial"/>
          <w:sz w:val="20"/>
          <w:szCs w:val="20"/>
        </w:rPr>
      </w:pPr>
    </w:p>
    <w:p w14:paraId="23B4CBF1" w14:textId="396A4BB8" w:rsidR="00F26D76" w:rsidRDefault="00E77182">
      <w:pPr>
        <w:numPr>
          <w:ilvl w:val="1"/>
          <w:numId w:val="7"/>
        </w:numPr>
        <w:tabs>
          <w:tab w:val="left" w:pos="940"/>
        </w:tabs>
        <w:spacing w:line="249" w:lineRule="auto"/>
        <w:ind w:left="940" w:right="40" w:hanging="258"/>
        <w:rPr>
          <w:ins w:id="204" w:author="Janiak, Dean" w:date="2020-10-14T10:45:00Z"/>
          <w:rFonts w:ascii="Arial" w:eastAsia="Arial" w:hAnsi="Arial" w:cs="Arial"/>
          <w:sz w:val="20"/>
          <w:szCs w:val="20"/>
        </w:rPr>
      </w:pPr>
      <w:r>
        <w:rPr>
          <w:rFonts w:ascii="Arial" w:eastAsia="Arial" w:hAnsi="Arial" w:cs="Arial"/>
          <w:sz w:val="20"/>
          <w:szCs w:val="20"/>
        </w:rPr>
        <w:t xml:space="preserve">Use the Oyster Reef Composition protocol to survey the composition of the reef at predetermined </w:t>
      </w:r>
      <w:del w:id="205" w:author="Janiak, Dean" w:date="2020-10-14T10:45:00Z">
        <w:r w:rsidDel="002A1E15">
          <w:rPr>
            <w:rFonts w:ascii="Arial" w:eastAsia="Arial" w:hAnsi="Arial" w:cs="Arial"/>
            <w:sz w:val="20"/>
            <w:szCs w:val="20"/>
          </w:rPr>
          <w:delText xml:space="preserve">random spots </w:delText>
        </w:r>
      </w:del>
      <w:ins w:id="206" w:author="Janiak, Dean" w:date="2020-10-14T10:45:00Z">
        <w:r w:rsidR="002A1E15">
          <w:rPr>
            <w:rFonts w:ascii="Arial" w:eastAsia="Arial" w:hAnsi="Arial" w:cs="Arial"/>
            <w:sz w:val="20"/>
            <w:szCs w:val="20"/>
          </w:rPr>
          <w:t xml:space="preserve">meter marks </w:t>
        </w:r>
      </w:ins>
      <w:r>
        <w:rPr>
          <w:rFonts w:ascii="Arial" w:eastAsia="Arial" w:hAnsi="Arial" w:cs="Arial"/>
          <w:sz w:val="20"/>
          <w:szCs w:val="20"/>
        </w:rPr>
        <w:t>(n = 5 per transect</w:t>
      </w:r>
      <w:ins w:id="207" w:author="Janiak, Dean" w:date="2020-10-14T10:45:00Z">
        <w:r w:rsidR="002A1E15">
          <w:rPr>
            <w:rFonts w:ascii="Arial" w:eastAsia="Arial" w:hAnsi="Arial" w:cs="Arial"/>
            <w:sz w:val="20"/>
            <w:szCs w:val="20"/>
          </w:rPr>
          <w:t xml:space="preserve"> at 5, 10, 15, 20, and 25 m</w:t>
        </w:r>
      </w:ins>
      <w:r>
        <w:rPr>
          <w:rFonts w:ascii="Arial" w:eastAsia="Arial" w:hAnsi="Arial" w:cs="Arial"/>
          <w:sz w:val="20"/>
          <w:szCs w:val="20"/>
        </w:rPr>
        <w:t>) along the transect.</w:t>
      </w:r>
      <w:ins w:id="208" w:author="Janiak, Dean" w:date="2020-10-14T10:45:00Z">
        <w:r w:rsidR="002A1E15">
          <w:rPr>
            <w:rFonts w:ascii="Arial" w:eastAsia="Arial" w:hAnsi="Arial" w:cs="Arial"/>
            <w:sz w:val="20"/>
            <w:szCs w:val="20"/>
          </w:rPr>
          <w:t xml:space="preserve">  </w:t>
        </w:r>
      </w:ins>
    </w:p>
    <w:p w14:paraId="3DE79F78" w14:textId="158A5253" w:rsidR="002A1E15" w:rsidRDefault="002A1E15">
      <w:pPr>
        <w:numPr>
          <w:ilvl w:val="1"/>
          <w:numId w:val="7"/>
        </w:numPr>
        <w:tabs>
          <w:tab w:val="left" w:pos="940"/>
        </w:tabs>
        <w:spacing w:line="249" w:lineRule="auto"/>
        <w:ind w:left="940" w:right="40" w:hanging="258"/>
        <w:rPr>
          <w:rFonts w:ascii="Arial" w:eastAsia="Arial" w:hAnsi="Arial" w:cs="Arial"/>
          <w:sz w:val="20"/>
          <w:szCs w:val="20"/>
        </w:rPr>
      </w:pPr>
      <w:ins w:id="209" w:author="Janiak, Dean" w:date="2020-10-14T10:45:00Z">
        <w:r>
          <w:rPr>
            <w:rFonts w:ascii="Arial" w:eastAsia="Arial" w:hAnsi="Arial" w:cs="Arial"/>
            <w:sz w:val="20"/>
            <w:szCs w:val="20"/>
          </w:rPr>
          <w:t>For p</w:t>
        </w:r>
      </w:ins>
      <w:ins w:id="210" w:author="Janiak, Dean" w:date="2020-10-14T10:46:00Z">
        <w:r>
          <w:rPr>
            <w:rFonts w:ascii="Arial" w:eastAsia="Arial" w:hAnsi="Arial" w:cs="Arial"/>
            <w:sz w:val="20"/>
            <w:szCs w:val="20"/>
          </w:rPr>
          <w:t xml:space="preserve">atch reefs that are &gt; 30m, drop quadrats along the transect at least 1 m from the previous one (example: 1 m, </w:t>
        </w:r>
      </w:ins>
      <w:ins w:id="211" w:author="Janiak, Dean" w:date="2020-10-14T10:47:00Z">
        <w:r>
          <w:rPr>
            <w:rFonts w:ascii="Arial" w:eastAsia="Arial" w:hAnsi="Arial" w:cs="Arial"/>
            <w:sz w:val="20"/>
            <w:szCs w:val="20"/>
          </w:rPr>
          <w:t xml:space="preserve">3 m, 5 m, etc.)  </w:t>
        </w:r>
      </w:ins>
    </w:p>
    <w:p w14:paraId="6A009AAA" w14:textId="3DF7CFF8" w:rsidR="00F26D76" w:rsidRDefault="00BC67EE">
      <w:pPr>
        <w:numPr>
          <w:ilvl w:val="1"/>
          <w:numId w:val="7"/>
        </w:numPr>
        <w:tabs>
          <w:tab w:val="left" w:pos="940"/>
        </w:tabs>
        <w:spacing w:line="249" w:lineRule="auto"/>
        <w:ind w:left="940" w:right="40" w:hanging="269"/>
        <w:jc w:val="both"/>
        <w:rPr>
          <w:rFonts w:ascii="Arial" w:eastAsia="Arial" w:hAnsi="Arial" w:cs="Arial"/>
          <w:sz w:val="20"/>
          <w:szCs w:val="20"/>
        </w:rPr>
      </w:pPr>
      <w:ins w:id="212" w:author="Janiak, Dean" w:date="2020-12-15T11:15:00Z">
        <w:r>
          <w:rPr>
            <w:rFonts w:ascii="Arial" w:eastAsia="Arial" w:hAnsi="Arial" w:cs="Arial"/>
            <w:sz w:val="20"/>
            <w:szCs w:val="20"/>
          </w:rPr>
          <w:t xml:space="preserve">Along each transect and </w:t>
        </w:r>
      </w:ins>
      <w:ins w:id="213" w:author="Janiak, Dean" w:date="2020-12-15T11:16:00Z">
        <w:r>
          <w:rPr>
            <w:rFonts w:ascii="Arial" w:eastAsia="Arial" w:hAnsi="Arial" w:cs="Arial"/>
            <w:sz w:val="20"/>
            <w:szCs w:val="20"/>
          </w:rPr>
          <w:t>at one of the previously sampled spots from 9a</w:t>
        </w:r>
        <w:r w:rsidR="00833702">
          <w:rPr>
            <w:rFonts w:ascii="Arial" w:eastAsia="Arial" w:hAnsi="Arial" w:cs="Arial"/>
            <w:sz w:val="20"/>
            <w:szCs w:val="20"/>
          </w:rPr>
          <w:t>.</w:t>
        </w:r>
        <w:r>
          <w:rPr>
            <w:rFonts w:ascii="Arial" w:eastAsia="Arial" w:hAnsi="Arial" w:cs="Arial"/>
            <w:sz w:val="20"/>
            <w:szCs w:val="20"/>
          </w:rPr>
          <w:t xml:space="preserve">, </w:t>
        </w:r>
      </w:ins>
      <w:del w:id="214" w:author="Janiak, Dean" w:date="2020-12-15T11:16:00Z">
        <w:r w:rsidR="00E77182" w:rsidDel="00BC67EE">
          <w:rPr>
            <w:rFonts w:ascii="Arial" w:eastAsia="Arial" w:hAnsi="Arial" w:cs="Arial"/>
            <w:sz w:val="20"/>
            <w:szCs w:val="20"/>
          </w:rPr>
          <w:delText>At one of those spots,</w:delText>
        </w:r>
      </w:del>
      <w:r w:rsidR="00E77182">
        <w:rPr>
          <w:rFonts w:ascii="Arial" w:eastAsia="Arial" w:hAnsi="Arial" w:cs="Arial"/>
          <w:sz w:val="20"/>
          <w:szCs w:val="20"/>
        </w:rPr>
        <w:t xml:space="preserve"> use the Oyster Density and Size Frequency protocol to excavate a known area of oysters to count the density and measure the size of oysters as well as other </w:t>
      </w:r>
      <w:ins w:id="215" w:author="Janiak, Dean" w:date="2020-12-15T11:17:00Z">
        <w:r w:rsidR="00833702">
          <w:rPr>
            <w:rFonts w:ascii="Arial" w:eastAsia="Arial" w:hAnsi="Arial" w:cs="Arial"/>
            <w:sz w:val="20"/>
            <w:szCs w:val="20"/>
          </w:rPr>
          <w:t xml:space="preserve">sessile </w:t>
        </w:r>
      </w:ins>
      <w:r w:rsidR="00E77182">
        <w:rPr>
          <w:rFonts w:ascii="Arial" w:eastAsia="Arial" w:hAnsi="Arial" w:cs="Arial"/>
          <w:sz w:val="20"/>
          <w:szCs w:val="20"/>
        </w:rPr>
        <w:t>invertebrates encountered.</w:t>
      </w:r>
    </w:p>
    <w:p w14:paraId="343A5BDA" w14:textId="77777777" w:rsidR="00F26D76" w:rsidRDefault="00F26D76">
      <w:pPr>
        <w:spacing w:line="1" w:lineRule="exact"/>
        <w:rPr>
          <w:rFonts w:ascii="Arial" w:eastAsia="Arial" w:hAnsi="Arial" w:cs="Arial"/>
          <w:sz w:val="20"/>
          <w:szCs w:val="20"/>
        </w:rPr>
      </w:pPr>
    </w:p>
    <w:p w14:paraId="3DE289D8" w14:textId="743D9A62" w:rsidR="00F26D76" w:rsidRDefault="00552A0C">
      <w:pPr>
        <w:numPr>
          <w:ilvl w:val="0"/>
          <w:numId w:val="7"/>
        </w:numPr>
        <w:tabs>
          <w:tab w:val="left" w:pos="500"/>
        </w:tabs>
        <w:ind w:left="500" w:hanging="256"/>
        <w:rPr>
          <w:rFonts w:ascii="Arial" w:eastAsia="Arial" w:hAnsi="Arial" w:cs="Arial"/>
          <w:sz w:val="20"/>
          <w:szCs w:val="20"/>
        </w:rPr>
      </w:pPr>
      <w:ins w:id="216" w:author="Janiak, Dean" w:date="2020-10-14T09:52:00Z">
        <w:r>
          <w:rPr>
            <w:rFonts w:ascii="Arial" w:eastAsia="Arial" w:hAnsi="Arial" w:cs="Arial"/>
            <w:sz w:val="20"/>
            <w:szCs w:val="20"/>
          </w:rPr>
          <w:t xml:space="preserve">10. </w:t>
        </w:r>
      </w:ins>
      <w:r w:rsidR="00E77182">
        <w:rPr>
          <w:rFonts w:ascii="Arial" w:eastAsia="Arial" w:hAnsi="Arial" w:cs="Arial"/>
          <w:sz w:val="20"/>
          <w:szCs w:val="20"/>
        </w:rPr>
        <w:t>Collect and process each bio-box according to the Oyster Reef Associated Fauna protocol.</w:t>
      </w:r>
    </w:p>
    <w:p w14:paraId="36CF0088" w14:textId="77777777" w:rsidR="00F26D76" w:rsidRDefault="00F26D76">
      <w:pPr>
        <w:spacing w:line="9" w:lineRule="exact"/>
        <w:rPr>
          <w:rFonts w:ascii="Arial" w:eastAsia="Arial" w:hAnsi="Arial" w:cs="Arial"/>
          <w:sz w:val="20"/>
          <w:szCs w:val="20"/>
        </w:rPr>
      </w:pPr>
    </w:p>
    <w:p w14:paraId="3E542BCF" w14:textId="5428D58C" w:rsidR="00F26D76" w:rsidRDefault="00552A0C">
      <w:pPr>
        <w:tabs>
          <w:tab w:val="left" w:pos="500"/>
        </w:tabs>
        <w:rPr>
          <w:rFonts w:ascii="Arial" w:eastAsia="Arial" w:hAnsi="Arial" w:cs="Arial"/>
          <w:sz w:val="20"/>
          <w:szCs w:val="20"/>
        </w:rPr>
        <w:pPrChange w:id="217" w:author="Janiak, Dean" w:date="2020-10-14T09:52:00Z">
          <w:pPr>
            <w:numPr>
              <w:numId w:val="7"/>
            </w:numPr>
            <w:tabs>
              <w:tab w:val="left" w:pos="500"/>
            </w:tabs>
            <w:ind w:left="500" w:hanging="256"/>
          </w:pPr>
        </w:pPrChange>
      </w:pPr>
      <w:ins w:id="218" w:author="Janiak, Dean" w:date="2020-10-14T09:52:00Z">
        <w:r>
          <w:rPr>
            <w:rFonts w:ascii="Arial" w:eastAsia="Arial" w:hAnsi="Arial" w:cs="Arial"/>
            <w:sz w:val="20"/>
            <w:szCs w:val="20"/>
          </w:rPr>
          <w:t xml:space="preserve">11. </w:t>
        </w:r>
      </w:ins>
      <w:r w:rsidR="00E77182">
        <w:rPr>
          <w:rFonts w:ascii="Arial" w:eastAsia="Arial" w:hAnsi="Arial" w:cs="Arial"/>
          <w:sz w:val="20"/>
          <w:szCs w:val="20"/>
        </w:rPr>
        <w:t xml:space="preserve">Return </w:t>
      </w:r>
      <w:ins w:id="219" w:author="Janiak, Dean" w:date="2020-12-15T11:17:00Z">
        <w:r w:rsidR="000C5631">
          <w:rPr>
            <w:rFonts w:ascii="Arial" w:eastAsia="Arial" w:hAnsi="Arial" w:cs="Arial"/>
            <w:sz w:val="20"/>
            <w:szCs w:val="20"/>
          </w:rPr>
          <w:t>any collected</w:t>
        </w:r>
      </w:ins>
      <w:del w:id="220" w:author="Janiak, Dean" w:date="2020-12-15T11:17:00Z">
        <w:r w:rsidR="00E77182" w:rsidDel="000C5631">
          <w:rPr>
            <w:rFonts w:ascii="Arial" w:eastAsia="Arial" w:hAnsi="Arial" w:cs="Arial"/>
            <w:sz w:val="20"/>
            <w:szCs w:val="20"/>
          </w:rPr>
          <w:delText>all</w:delText>
        </w:r>
      </w:del>
      <w:r w:rsidR="00E77182">
        <w:rPr>
          <w:rFonts w:ascii="Arial" w:eastAsia="Arial" w:hAnsi="Arial" w:cs="Arial"/>
          <w:sz w:val="20"/>
          <w:szCs w:val="20"/>
        </w:rPr>
        <w:t xml:space="preserve"> samples </w:t>
      </w:r>
      <w:ins w:id="221" w:author="Janiak, Dean" w:date="2020-12-15T11:17:00Z">
        <w:r w:rsidR="000C5631">
          <w:rPr>
            <w:rFonts w:ascii="Arial" w:eastAsia="Arial" w:hAnsi="Arial" w:cs="Arial"/>
            <w:sz w:val="20"/>
            <w:szCs w:val="20"/>
          </w:rPr>
          <w:t xml:space="preserve">from the bio-boxes </w:t>
        </w:r>
      </w:ins>
      <w:r w:rsidR="00E77182">
        <w:rPr>
          <w:rFonts w:ascii="Arial" w:eastAsia="Arial" w:hAnsi="Arial" w:cs="Arial"/>
          <w:sz w:val="20"/>
          <w:szCs w:val="20"/>
        </w:rPr>
        <w:t>to the lab for post-processing.</w:t>
      </w:r>
    </w:p>
    <w:p w14:paraId="3E218C33" w14:textId="77777777" w:rsidR="00F26D76" w:rsidRDefault="00E77182">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2479EBDE" wp14:editId="745A6A87">
                <wp:simplePos x="0" y="0"/>
                <wp:positionH relativeFrom="column">
                  <wp:posOffset>0</wp:posOffset>
                </wp:positionH>
                <wp:positionV relativeFrom="paragraph">
                  <wp:posOffset>297180</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D7C432" id="Shape 8"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23.4pt" to="46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iVhtw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" o:allowincell="f" filled="t" strokeweight=".14039mm">
                <v:stroke joinstyle="miter"/>
                <o:lock v:ext="edit" shapetype="f"/>
              </v:line>
            </w:pict>
          </mc:Fallback>
        </mc:AlternateContent>
      </w:r>
    </w:p>
    <w:p w14:paraId="280C5EDD" w14:textId="77777777" w:rsidR="00F26D76" w:rsidRDefault="00F26D76">
      <w:pPr>
        <w:spacing w:line="200" w:lineRule="exact"/>
        <w:rPr>
          <w:sz w:val="20"/>
          <w:szCs w:val="20"/>
        </w:rPr>
      </w:pPr>
    </w:p>
    <w:p w14:paraId="7DA0120F" w14:textId="77777777" w:rsidR="00F26D76" w:rsidRDefault="00F26D76">
      <w:pPr>
        <w:spacing w:line="200" w:lineRule="exact"/>
        <w:rPr>
          <w:sz w:val="20"/>
          <w:szCs w:val="20"/>
        </w:rPr>
      </w:pPr>
    </w:p>
    <w:p w14:paraId="00E1B81F" w14:textId="77777777" w:rsidR="00F26D76" w:rsidRDefault="00F26D76">
      <w:pPr>
        <w:spacing w:line="339" w:lineRule="exact"/>
        <w:rPr>
          <w:sz w:val="20"/>
          <w:szCs w:val="20"/>
        </w:rPr>
      </w:pPr>
    </w:p>
    <w:p w14:paraId="6E613BAD" w14:textId="77777777" w:rsidR="00F26D76" w:rsidRDefault="00E77182">
      <w:pPr>
        <w:rPr>
          <w:sz w:val="20"/>
          <w:szCs w:val="20"/>
        </w:rPr>
      </w:pPr>
      <w:r>
        <w:rPr>
          <w:rFonts w:ascii="Arial" w:eastAsia="Arial" w:hAnsi="Arial" w:cs="Arial"/>
          <w:b/>
          <w:bCs/>
          <w:sz w:val="24"/>
          <w:szCs w:val="24"/>
        </w:rPr>
        <w:t>Data Submission</w:t>
      </w:r>
    </w:p>
    <w:p w14:paraId="233B4174" w14:textId="77777777" w:rsidR="00F26D76" w:rsidRDefault="00F26D76">
      <w:pPr>
        <w:spacing w:line="139" w:lineRule="exact"/>
        <w:rPr>
          <w:sz w:val="20"/>
          <w:szCs w:val="20"/>
        </w:rPr>
      </w:pPr>
    </w:p>
    <w:p w14:paraId="334AC9D8" w14:textId="77777777" w:rsidR="00F26D76" w:rsidRDefault="00E77182">
      <w:pPr>
        <w:numPr>
          <w:ilvl w:val="0"/>
          <w:numId w:val="8"/>
        </w:numPr>
        <w:tabs>
          <w:tab w:val="left" w:pos="500"/>
        </w:tabs>
        <w:spacing w:line="249" w:lineRule="auto"/>
        <w:ind w:left="500" w:right="20" w:hanging="256"/>
        <w:rPr>
          <w:rFonts w:ascii="Arial" w:eastAsia="Arial" w:hAnsi="Arial" w:cs="Arial"/>
          <w:sz w:val="20"/>
          <w:szCs w:val="20"/>
        </w:rPr>
      </w:pPr>
      <w:r>
        <w:rPr>
          <w:rFonts w:ascii="Arial" w:eastAsia="Arial" w:hAnsi="Arial" w:cs="Arial"/>
          <w:sz w:val="20"/>
          <w:szCs w:val="20"/>
        </w:rPr>
        <w:t>Scan the completed field data sheets and save both paper and electronic versions locally. We do not require you to submit the scanned forms.</w:t>
      </w:r>
    </w:p>
    <w:p w14:paraId="572E40FA" w14:textId="77777777" w:rsidR="00F26D76" w:rsidRDefault="00E77182">
      <w:pPr>
        <w:numPr>
          <w:ilvl w:val="0"/>
          <w:numId w:val="8"/>
        </w:numPr>
        <w:tabs>
          <w:tab w:val="left" w:pos="500"/>
        </w:tabs>
        <w:spacing w:line="249" w:lineRule="auto"/>
        <w:ind w:left="500" w:right="40" w:hanging="256"/>
        <w:jc w:val="both"/>
        <w:rPr>
          <w:rFonts w:ascii="Arial" w:eastAsia="Arial" w:hAnsi="Arial" w:cs="Arial"/>
          <w:sz w:val="20"/>
          <w:szCs w:val="20"/>
        </w:rPr>
      </w:pPr>
      <w:r>
        <w:rPr>
          <w:rFonts w:ascii="Arial" w:eastAsia="Arial" w:hAnsi="Arial" w:cs="Arial"/>
          <w:sz w:val="20"/>
          <w:szCs w:val="20"/>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247FAB09" w14:textId="77777777" w:rsidR="00F26D76" w:rsidRDefault="00F26D76">
      <w:pPr>
        <w:spacing w:line="2" w:lineRule="exact"/>
        <w:rPr>
          <w:rFonts w:ascii="Arial" w:eastAsia="Arial" w:hAnsi="Arial" w:cs="Arial"/>
          <w:sz w:val="20"/>
          <w:szCs w:val="20"/>
        </w:rPr>
      </w:pPr>
    </w:p>
    <w:p w14:paraId="50D1478B" w14:textId="77777777" w:rsidR="00F26D76" w:rsidRDefault="00E77182">
      <w:pPr>
        <w:numPr>
          <w:ilvl w:val="0"/>
          <w:numId w:val="8"/>
        </w:numPr>
        <w:tabs>
          <w:tab w:val="left" w:pos="500"/>
        </w:tabs>
        <w:spacing w:line="249" w:lineRule="auto"/>
        <w:ind w:left="500" w:right="20" w:hanging="256"/>
        <w:rPr>
          <w:rFonts w:ascii="Arial" w:eastAsia="Arial" w:hAnsi="Arial" w:cs="Arial"/>
          <w:color w:val="0000FF"/>
          <w:sz w:val="20"/>
          <w:szCs w:val="20"/>
        </w:rPr>
      </w:pPr>
      <w:r>
        <w:rPr>
          <w:rFonts w:ascii="Arial" w:eastAsia="Arial" w:hAnsi="Arial" w:cs="Arial"/>
          <w:sz w:val="20"/>
          <w:szCs w:val="20"/>
        </w:rPr>
        <w:t xml:space="preserve">Use our online submission portal to upload the Excel Spreadsheet: </w:t>
      </w:r>
      <w:hyperlink r:id="rId12">
        <w:r>
          <w:rPr>
            <w:rFonts w:ascii="Arial" w:eastAsia="Arial" w:hAnsi="Arial" w:cs="Arial"/>
            <w:color w:val="0000FF"/>
            <w:sz w:val="20"/>
            <w:szCs w:val="20"/>
          </w:rPr>
          <w:t>https://marinegeo.github.io/data-</w:t>
        </w:r>
      </w:hyperlink>
      <w:hyperlink r:id="rId13">
        <w:r>
          <w:rPr>
            <w:rFonts w:ascii="Arial" w:eastAsia="Arial" w:hAnsi="Arial" w:cs="Arial"/>
            <w:color w:val="0000FF"/>
            <w:sz w:val="20"/>
            <w:szCs w:val="20"/>
          </w:rPr>
          <w:t>submission</w:t>
        </w:r>
      </w:hyperlink>
    </w:p>
    <w:p w14:paraId="07B28015" w14:textId="77777777" w:rsidR="00F26D76" w:rsidRDefault="00E77182">
      <w:pPr>
        <w:numPr>
          <w:ilvl w:val="0"/>
          <w:numId w:val="8"/>
        </w:numPr>
        <w:tabs>
          <w:tab w:val="left" w:pos="500"/>
        </w:tabs>
        <w:ind w:left="500" w:hanging="256"/>
        <w:rPr>
          <w:rFonts w:ascii="Arial" w:eastAsia="Arial" w:hAnsi="Arial" w:cs="Arial"/>
          <w:sz w:val="20"/>
          <w:szCs w:val="20"/>
        </w:rPr>
      </w:pPr>
      <w:r>
        <w:rPr>
          <w:rFonts w:ascii="Arial" w:eastAsia="Arial" w:hAnsi="Arial" w:cs="Arial"/>
          <w:sz w:val="20"/>
          <w:szCs w:val="20"/>
        </w:rPr>
        <w:t xml:space="preserve">Contact us if you have any questions: </w:t>
      </w:r>
      <w:hyperlink r:id="rId14">
        <w:r>
          <w:rPr>
            <w:rFonts w:ascii="Arial" w:eastAsia="Arial" w:hAnsi="Arial" w:cs="Arial"/>
            <w:color w:val="0000FF"/>
            <w:sz w:val="20"/>
            <w:szCs w:val="20"/>
          </w:rPr>
          <w:t>marinegeo@si.edu</w:t>
        </w:r>
      </w:hyperlink>
    </w:p>
    <w:p w14:paraId="65E85E46" w14:textId="77777777" w:rsidR="00F26D76" w:rsidRDefault="00E77182">
      <w:pPr>
        <w:spacing w:line="20" w:lineRule="exact"/>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61312" behindDoc="1" locked="0" layoutInCell="0" allowOverlap="1" wp14:anchorId="4BB5B6CD" wp14:editId="1532B6C2">
                <wp:simplePos x="0" y="0"/>
                <wp:positionH relativeFrom="column">
                  <wp:posOffset>0</wp:posOffset>
                </wp:positionH>
                <wp:positionV relativeFrom="paragraph">
                  <wp:posOffset>297180</wp:posOffset>
                </wp:positionV>
                <wp:extent cx="594360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480CA8" id="Shape 9"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23.4pt" to="46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" o:allowincell="f" filled="t" strokeweight=".14039mm">
                <v:stroke joinstyle="miter"/>
                <o:lock v:ext="edit" shapetype="f"/>
              </v:line>
            </w:pict>
          </mc:Fallback>
        </mc:AlternateContent>
      </w:r>
    </w:p>
    <w:p w14:paraId="1E75898F" w14:textId="77777777" w:rsidR="00F26D76" w:rsidRDefault="00F26D76">
      <w:pPr>
        <w:spacing w:line="200" w:lineRule="exact"/>
        <w:rPr>
          <w:rFonts w:ascii="Arial" w:eastAsia="Arial" w:hAnsi="Arial" w:cs="Arial"/>
          <w:sz w:val="20"/>
          <w:szCs w:val="20"/>
        </w:rPr>
      </w:pPr>
    </w:p>
    <w:p w14:paraId="1E2AFC88" w14:textId="77777777" w:rsidR="00F26D76" w:rsidRDefault="00F26D76">
      <w:pPr>
        <w:spacing w:line="200" w:lineRule="exact"/>
        <w:rPr>
          <w:rFonts w:ascii="Arial" w:eastAsia="Arial" w:hAnsi="Arial" w:cs="Arial"/>
          <w:sz w:val="20"/>
          <w:szCs w:val="20"/>
        </w:rPr>
      </w:pPr>
    </w:p>
    <w:p w14:paraId="7226AF1E" w14:textId="77777777" w:rsidR="00F26D76" w:rsidRDefault="00F26D76">
      <w:pPr>
        <w:spacing w:line="387" w:lineRule="exact"/>
        <w:rPr>
          <w:rFonts w:ascii="Arial" w:eastAsia="Arial" w:hAnsi="Arial" w:cs="Arial"/>
          <w:sz w:val="20"/>
          <w:szCs w:val="20"/>
        </w:rPr>
      </w:pPr>
    </w:p>
    <w:p w14:paraId="5118F733" w14:textId="77777777" w:rsidR="00F26D76" w:rsidRDefault="00E77182">
      <w:pPr>
        <w:rPr>
          <w:sz w:val="20"/>
          <w:szCs w:val="20"/>
        </w:rPr>
      </w:pPr>
      <w:r>
        <w:rPr>
          <w:rFonts w:ascii="Arial" w:eastAsia="Arial" w:hAnsi="Arial" w:cs="Arial"/>
          <w:b/>
          <w:bCs/>
          <w:sz w:val="29"/>
          <w:szCs w:val="29"/>
        </w:rPr>
        <w:t>Core Protocol Summary</w:t>
      </w:r>
    </w:p>
    <w:p w14:paraId="45D04F8C" w14:textId="77777777" w:rsidR="00F26D76" w:rsidRDefault="00F26D76">
      <w:pPr>
        <w:spacing w:line="195" w:lineRule="exact"/>
        <w:rPr>
          <w:rFonts w:ascii="Arial" w:eastAsia="Arial" w:hAnsi="Arial" w:cs="Arial"/>
          <w:sz w:val="20"/>
          <w:szCs w:val="20"/>
        </w:rPr>
      </w:pPr>
    </w:p>
    <w:p w14:paraId="6388768A" w14:textId="77777777" w:rsidR="00F26D76" w:rsidRDefault="00E77182">
      <w:pPr>
        <w:rPr>
          <w:sz w:val="20"/>
          <w:szCs w:val="20"/>
        </w:rPr>
      </w:pPr>
      <w:r>
        <w:rPr>
          <w:rFonts w:ascii="Arial" w:eastAsia="Arial" w:hAnsi="Arial" w:cs="Arial"/>
          <w:b/>
          <w:bCs/>
          <w:sz w:val="24"/>
          <w:szCs w:val="24"/>
        </w:rPr>
        <w:t>1) Reef Area and Height</w:t>
      </w:r>
    </w:p>
    <w:p w14:paraId="05386D52" w14:textId="77777777" w:rsidR="00F26D76" w:rsidRDefault="00F26D76">
      <w:pPr>
        <w:spacing w:line="138" w:lineRule="exact"/>
        <w:rPr>
          <w:rFonts w:ascii="Arial" w:eastAsia="Arial" w:hAnsi="Arial" w:cs="Arial"/>
          <w:sz w:val="20"/>
          <w:szCs w:val="20"/>
        </w:rPr>
      </w:pPr>
    </w:p>
    <w:p w14:paraId="60C68674" w14:textId="77777777" w:rsidR="00F26D76" w:rsidRDefault="00E77182">
      <w:pPr>
        <w:rPr>
          <w:sz w:val="20"/>
          <w:szCs w:val="20"/>
        </w:rPr>
      </w:pPr>
      <w:r>
        <w:rPr>
          <w:rFonts w:ascii="Arial" w:eastAsia="Arial" w:hAnsi="Arial" w:cs="Arial"/>
          <w:b/>
          <w:bCs/>
          <w:sz w:val="20"/>
          <w:szCs w:val="20"/>
        </w:rPr>
        <w:t>Overview</w:t>
      </w:r>
    </w:p>
    <w:p w14:paraId="3B20FBAA" w14:textId="77777777" w:rsidR="00F26D76" w:rsidRDefault="00F26D76">
      <w:pPr>
        <w:spacing w:line="129" w:lineRule="exact"/>
        <w:rPr>
          <w:rFonts w:ascii="Arial" w:eastAsia="Arial" w:hAnsi="Arial" w:cs="Arial"/>
          <w:sz w:val="20"/>
          <w:szCs w:val="20"/>
        </w:rPr>
      </w:pPr>
    </w:p>
    <w:p w14:paraId="7B637555" w14:textId="77777777" w:rsidR="00F26D76" w:rsidRDefault="00E77182">
      <w:pPr>
        <w:spacing w:line="285" w:lineRule="auto"/>
        <w:ind w:right="20" w:hanging="6"/>
        <w:jc w:val="both"/>
        <w:rPr>
          <w:sz w:val="20"/>
          <w:szCs w:val="20"/>
        </w:rPr>
      </w:pPr>
      <w:r>
        <w:rPr>
          <w:rFonts w:ascii="Arial" w:eastAsia="Arial" w:hAnsi="Arial" w:cs="Arial"/>
          <w:sz w:val="19"/>
          <w:szCs w:val="19"/>
        </w:rPr>
        <w:t>The area of a reef is a valuable metric critical to estimating the health and persistence of the reef over time and the quality of ecosystem services the reef provides to the surrounding environment. In general, diﬀerent methodologies can be used in order to get an accurate estimate of the total reef area, however, because oyster reefs are asymmetrical in shape, careful measurements are vital for spatio-temporal comparisons.</w:t>
      </w:r>
    </w:p>
    <w:p w14:paraId="31993025" w14:textId="77777777" w:rsidR="00F26D76" w:rsidRDefault="00F26D76">
      <w:pPr>
        <w:spacing w:line="38" w:lineRule="exact"/>
        <w:rPr>
          <w:rFonts w:ascii="Arial" w:eastAsia="Arial" w:hAnsi="Arial" w:cs="Arial"/>
          <w:sz w:val="20"/>
          <w:szCs w:val="20"/>
        </w:rPr>
      </w:pPr>
    </w:p>
    <w:p w14:paraId="5CD8D56E" w14:textId="36412A8C" w:rsidR="00F26D76" w:rsidRDefault="00E77182">
      <w:pPr>
        <w:spacing w:line="267" w:lineRule="auto"/>
        <w:ind w:hanging="6"/>
        <w:jc w:val="both"/>
        <w:rPr>
          <w:sz w:val="20"/>
          <w:szCs w:val="20"/>
        </w:rPr>
      </w:pPr>
      <w:r>
        <w:rPr>
          <w:rFonts w:ascii="Arial" w:eastAsia="Arial" w:hAnsi="Arial" w:cs="Arial"/>
          <w:sz w:val="20"/>
          <w:szCs w:val="20"/>
        </w:rPr>
        <w:t>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w:t>
      </w:r>
      <w:ins w:id="222" w:author="Janiak, Dean" w:date="2020-12-15T11:18:00Z">
        <w:r w:rsidR="00B3533B">
          <w:rPr>
            <w:rFonts w:ascii="Arial" w:eastAsia="Arial" w:hAnsi="Arial" w:cs="Arial"/>
            <w:sz w:val="20"/>
            <w:szCs w:val="20"/>
          </w:rPr>
          <w:t xml:space="preserve">  Both reef area and height </w:t>
        </w:r>
      </w:ins>
      <w:ins w:id="223" w:author="Janiak, Dean" w:date="2020-12-15T11:19:00Z">
        <w:r w:rsidR="00B3533B">
          <w:rPr>
            <w:rFonts w:ascii="Arial" w:eastAsia="Arial" w:hAnsi="Arial" w:cs="Arial"/>
            <w:sz w:val="20"/>
            <w:szCs w:val="20"/>
          </w:rPr>
          <w:t xml:space="preserve">are relatively static over short timescales.  It is recommended that these measurements </w:t>
        </w:r>
      </w:ins>
      <w:ins w:id="224" w:author="Janiak, Dean" w:date="2020-12-15T11:20:00Z">
        <w:r w:rsidR="00B3533B">
          <w:rPr>
            <w:rFonts w:ascii="Arial" w:eastAsia="Arial" w:hAnsi="Arial" w:cs="Arial"/>
            <w:sz w:val="20"/>
            <w:szCs w:val="20"/>
          </w:rPr>
          <w:t>initially to provide a baseline and then done</w:t>
        </w:r>
      </w:ins>
      <w:ins w:id="225" w:author="Janiak, Dean" w:date="2020-12-15T11:19:00Z">
        <w:r w:rsidR="00B3533B">
          <w:rPr>
            <w:rFonts w:ascii="Arial" w:eastAsia="Arial" w:hAnsi="Arial" w:cs="Arial"/>
            <w:sz w:val="20"/>
            <w:szCs w:val="20"/>
          </w:rPr>
          <w:t xml:space="preserve"> in 5 year intervals or after a major event.  </w:t>
        </w:r>
      </w:ins>
    </w:p>
    <w:p w14:paraId="0580BC93" w14:textId="77777777" w:rsidR="00F26D76" w:rsidRDefault="00F26D76">
      <w:pPr>
        <w:spacing w:line="52" w:lineRule="exact"/>
        <w:rPr>
          <w:rFonts w:ascii="Arial" w:eastAsia="Arial" w:hAnsi="Arial" w:cs="Arial"/>
          <w:sz w:val="20"/>
          <w:szCs w:val="20"/>
        </w:rPr>
      </w:pPr>
    </w:p>
    <w:p w14:paraId="36CEFE30" w14:textId="77777777" w:rsidR="00F26D76" w:rsidRDefault="00E77182">
      <w:pPr>
        <w:rPr>
          <w:sz w:val="20"/>
          <w:szCs w:val="20"/>
        </w:rPr>
      </w:pPr>
      <w:r>
        <w:rPr>
          <w:rFonts w:ascii="Arial" w:eastAsia="Arial" w:hAnsi="Arial" w:cs="Arial"/>
          <w:b/>
          <w:bCs/>
          <w:sz w:val="20"/>
          <w:szCs w:val="20"/>
        </w:rPr>
        <w:t>Measured Parameters</w:t>
      </w:r>
    </w:p>
    <w:p w14:paraId="3DFA466A" w14:textId="77777777" w:rsidR="00F26D76" w:rsidRDefault="00F26D76">
      <w:pPr>
        <w:spacing w:line="126" w:lineRule="exact"/>
        <w:rPr>
          <w:rFonts w:ascii="Arial" w:eastAsia="Arial" w:hAnsi="Arial" w:cs="Arial"/>
          <w:sz w:val="20"/>
          <w:szCs w:val="20"/>
        </w:rPr>
      </w:pPr>
    </w:p>
    <w:p w14:paraId="456C1538" w14:textId="77777777" w:rsidR="00F26D76" w:rsidRDefault="00E77182">
      <w:pPr>
        <w:numPr>
          <w:ilvl w:val="1"/>
          <w:numId w:val="9"/>
        </w:numPr>
        <w:tabs>
          <w:tab w:val="left" w:pos="500"/>
        </w:tabs>
        <w:ind w:left="500" w:hanging="256"/>
        <w:rPr>
          <w:rFonts w:ascii="Arial" w:eastAsia="Arial" w:hAnsi="Arial" w:cs="Arial"/>
          <w:sz w:val="20"/>
          <w:szCs w:val="20"/>
        </w:rPr>
      </w:pPr>
      <w:r>
        <w:rPr>
          <w:rFonts w:ascii="Arial" w:eastAsia="Arial" w:hAnsi="Arial" w:cs="Arial"/>
          <w:sz w:val="20"/>
          <w:szCs w:val="20"/>
        </w:rPr>
        <w:t>Area of reef where the edge extends to at least 25% live or dead shell (m</w:t>
      </w:r>
      <w:r>
        <w:rPr>
          <w:rFonts w:ascii="Arial" w:eastAsia="Arial" w:hAnsi="Arial" w:cs="Arial"/>
          <w:sz w:val="13"/>
          <w:szCs w:val="13"/>
        </w:rPr>
        <w:t>2</w:t>
      </w:r>
      <w:r>
        <w:rPr>
          <w:rFonts w:ascii="Arial" w:eastAsia="Arial" w:hAnsi="Arial" w:cs="Arial"/>
          <w:sz w:val="20"/>
          <w:szCs w:val="20"/>
        </w:rPr>
        <w:t>)</w:t>
      </w:r>
    </w:p>
    <w:p w14:paraId="5E76CE79" w14:textId="77777777" w:rsidR="00F26D76" w:rsidRDefault="00F26D76">
      <w:pPr>
        <w:spacing w:line="12" w:lineRule="exact"/>
        <w:rPr>
          <w:rFonts w:ascii="Arial" w:eastAsia="Arial" w:hAnsi="Arial" w:cs="Arial"/>
          <w:sz w:val="20"/>
          <w:szCs w:val="20"/>
        </w:rPr>
      </w:pPr>
    </w:p>
    <w:p w14:paraId="0EDBDC97" w14:textId="77777777" w:rsidR="00F26D76" w:rsidRDefault="00E77182">
      <w:pPr>
        <w:numPr>
          <w:ilvl w:val="1"/>
          <w:numId w:val="9"/>
        </w:numPr>
        <w:tabs>
          <w:tab w:val="left" w:pos="500"/>
        </w:tabs>
        <w:ind w:left="500" w:hanging="256"/>
        <w:rPr>
          <w:rFonts w:ascii="Arial" w:eastAsia="Arial" w:hAnsi="Arial" w:cs="Arial"/>
          <w:sz w:val="20"/>
          <w:szCs w:val="20"/>
        </w:rPr>
      </w:pPr>
      <w:r>
        <w:rPr>
          <w:rFonts w:ascii="Arial" w:eastAsia="Arial" w:hAnsi="Arial" w:cs="Arial"/>
          <w:sz w:val="20"/>
          <w:szCs w:val="20"/>
        </w:rPr>
        <w:t>Height of the reef with respect to the surrounding edge of the reef (cm, m)</w:t>
      </w:r>
    </w:p>
    <w:p w14:paraId="23AA3E29" w14:textId="77777777" w:rsidR="00F26D76" w:rsidRDefault="00F26D76">
      <w:pPr>
        <w:spacing w:line="280" w:lineRule="exact"/>
        <w:rPr>
          <w:rFonts w:ascii="Arial" w:eastAsia="Arial" w:hAnsi="Arial" w:cs="Arial"/>
          <w:sz w:val="20"/>
          <w:szCs w:val="20"/>
        </w:rPr>
      </w:pPr>
    </w:p>
    <w:p w14:paraId="551F724D" w14:textId="77777777" w:rsidR="00F26D76" w:rsidRDefault="00E77182">
      <w:pPr>
        <w:numPr>
          <w:ilvl w:val="0"/>
          <w:numId w:val="9"/>
        </w:numPr>
        <w:tabs>
          <w:tab w:val="left" w:pos="320"/>
        </w:tabs>
        <w:ind w:left="320" w:hanging="320"/>
        <w:rPr>
          <w:rFonts w:ascii="Arial" w:eastAsia="Arial" w:hAnsi="Arial" w:cs="Arial"/>
          <w:b/>
          <w:bCs/>
          <w:sz w:val="24"/>
          <w:szCs w:val="24"/>
        </w:rPr>
      </w:pPr>
      <w:r>
        <w:rPr>
          <w:rFonts w:ascii="Arial" w:eastAsia="Arial" w:hAnsi="Arial" w:cs="Arial"/>
          <w:b/>
          <w:bCs/>
          <w:sz w:val="24"/>
          <w:szCs w:val="24"/>
        </w:rPr>
        <w:t>Oyster Reef Composition</w:t>
      </w:r>
    </w:p>
    <w:p w14:paraId="3270D1C9" w14:textId="77777777" w:rsidR="00F26D76" w:rsidRDefault="00F26D76">
      <w:pPr>
        <w:spacing w:line="138" w:lineRule="exact"/>
        <w:rPr>
          <w:rFonts w:ascii="Arial" w:eastAsia="Arial" w:hAnsi="Arial" w:cs="Arial"/>
          <w:sz w:val="20"/>
          <w:szCs w:val="20"/>
        </w:rPr>
      </w:pPr>
    </w:p>
    <w:p w14:paraId="2D2CCF62" w14:textId="77777777" w:rsidR="00F26D76" w:rsidRDefault="00E77182">
      <w:pPr>
        <w:rPr>
          <w:sz w:val="20"/>
          <w:szCs w:val="20"/>
        </w:rPr>
      </w:pPr>
      <w:r>
        <w:rPr>
          <w:rFonts w:ascii="Arial" w:eastAsia="Arial" w:hAnsi="Arial" w:cs="Arial"/>
          <w:b/>
          <w:bCs/>
          <w:sz w:val="20"/>
          <w:szCs w:val="20"/>
        </w:rPr>
        <w:t>Overview</w:t>
      </w:r>
    </w:p>
    <w:p w14:paraId="2B1CA165" w14:textId="77777777" w:rsidR="00F26D76" w:rsidRDefault="00F26D76">
      <w:pPr>
        <w:spacing w:line="129" w:lineRule="exact"/>
        <w:rPr>
          <w:rFonts w:ascii="Arial" w:eastAsia="Arial" w:hAnsi="Arial" w:cs="Arial"/>
          <w:sz w:val="20"/>
          <w:szCs w:val="20"/>
        </w:rPr>
      </w:pPr>
    </w:p>
    <w:p w14:paraId="04685B6A" w14:textId="77777777" w:rsidR="00F26D76" w:rsidRDefault="00E77182">
      <w:pPr>
        <w:spacing w:line="260" w:lineRule="auto"/>
        <w:ind w:right="20" w:hanging="6"/>
        <w:jc w:val="both"/>
        <w:rPr>
          <w:sz w:val="20"/>
          <w:szCs w:val="20"/>
        </w:rPr>
      </w:pPr>
      <w:r>
        <w:rPr>
          <w:rFonts w:ascii="Arial" w:eastAsia="Arial" w:hAnsi="Arial" w:cs="Arial"/>
          <w:sz w:val="20"/>
          <w:szCs w:val="20"/>
        </w:rPr>
        <w:t xml:space="preserve">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w:t>
      </w:r>
      <w:r>
        <w:rPr>
          <w:rFonts w:ascii="Arial" w:eastAsia="Arial" w:hAnsi="Arial" w:cs="Arial"/>
          <w:sz w:val="20"/>
          <w:szCs w:val="20"/>
        </w:rPr>
        <w:lastRenderedPageBreak/>
        <w:t>non-oyster species is a critical way to identify the health of a reef and provides a quick standardized measurement to compare within and between regions.</w:t>
      </w:r>
    </w:p>
    <w:p w14:paraId="32879C11" w14:textId="77777777" w:rsidR="00F26D76" w:rsidRDefault="00F26D76">
      <w:pPr>
        <w:spacing w:line="200" w:lineRule="exact"/>
        <w:rPr>
          <w:rFonts w:ascii="Arial" w:eastAsia="Arial" w:hAnsi="Arial" w:cs="Arial"/>
          <w:sz w:val="20"/>
          <w:szCs w:val="20"/>
        </w:rPr>
      </w:pPr>
    </w:p>
    <w:p w14:paraId="177B189C" w14:textId="77777777" w:rsidR="00F26D76" w:rsidRDefault="00F26D76">
      <w:pPr>
        <w:spacing w:line="300" w:lineRule="exact"/>
        <w:rPr>
          <w:rFonts w:ascii="Arial" w:eastAsia="Arial" w:hAnsi="Arial" w:cs="Arial"/>
          <w:sz w:val="20"/>
          <w:szCs w:val="20"/>
        </w:rPr>
      </w:pPr>
    </w:p>
    <w:p w14:paraId="686BE9BE" w14:textId="77777777" w:rsidR="00F26D76" w:rsidRDefault="00E77182">
      <w:pPr>
        <w:ind w:right="40"/>
        <w:jc w:val="center"/>
        <w:rPr>
          <w:sz w:val="20"/>
          <w:szCs w:val="20"/>
        </w:rPr>
      </w:pPr>
      <w:r>
        <w:rPr>
          <w:rFonts w:ascii="Arial" w:eastAsia="Arial" w:hAnsi="Arial" w:cs="Arial"/>
          <w:sz w:val="20"/>
          <w:szCs w:val="20"/>
        </w:rPr>
        <w:t>3</w:t>
      </w:r>
    </w:p>
    <w:p w14:paraId="0EF30C65" w14:textId="77777777" w:rsidR="00F26D76" w:rsidRDefault="00F26D76">
      <w:pPr>
        <w:sectPr w:rsidR="00F26D76">
          <w:pgSz w:w="12240" w:h="15840"/>
          <w:pgMar w:top="1045" w:right="1400" w:bottom="0" w:left="1440" w:header="0" w:footer="0" w:gutter="0"/>
          <w:cols w:space="720" w:equalWidth="0">
            <w:col w:w="9400"/>
          </w:cols>
        </w:sectPr>
      </w:pPr>
    </w:p>
    <w:p w14:paraId="1D2F4786" w14:textId="77777777" w:rsidR="00F26D76" w:rsidRDefault="00E77182">
      <w:pPr>
        <w:ind w:left="6280"/>
        <w:rPr>
          <w:sz w:val="20"/>
          <w:szCs w:val="20"/>
        </w:rPr>
      </w:pPr>
      <w:bookmarkStart w:id="226" w:name="page5"/>
      <w:bookmarkEnd w:id="226"/>
      <w:r>
        <w:rPr>
          <w:rFonts w:ascii="Arial" w:eastAsia="Arial" w:hAnsi="Arial" w:cs="Arial"/>
          <w:noProof/>
          <w:sz w:val="20"/>
          <w:szCs w:val="20"/>
        </w:rPr>
        <w:lastRenderedPageBreak/>
        <w:drawing>
          <wp:anchor distT="0" distB="0" distL="114300" distR="114300" simplePos="0" relativeHeight="251662336" behindDoc="1" locked="0" layoutInCell="0" allowOverlap="1" wp14:anchorId="5599F39C" wp14:editId="0E239E49">
            <wp:simplePos x="0" y="0"/>
            <wp:positionH relativeFrom="page">
              <wp:posOffset>914400</wp:posOffset>
            </wp:positionH>
            <wp:positionV relativeFrom="page">
              <wp:posOffset>446405</wp:posOffset>
            </wp:positionV>
            <wp:extent cx="1052830" cy="3600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20"/>
          <w:szCs w:val="20"/>
        </w:rPr>
        <w:t>Oyster Reef Habitat Survey Design</w:t>
      </w:r>
    </w:p>
    <w:p w14:paraId="39D7A870" w14:textId="77777777" w:rsidR="00F26D76" w:rsidRDefault="00F26D76">
      <w:pPr>
        <w:spacing w:line="200" w:lineRule="exact"/>
        <w:rPr>
          <w:sz w:val="20"/>
          <w:szCs w:val="20"/>
        </w:rPr>
      </w:pPr>
    </w:p>
    <w:p w14:paraId="2165927A" w14:textId="77777777" w:rsidR="00F26D76" w:rsidRDefault="00F26D76">
      <w:pPr>
        <w:spacing w:line="338" w:lineRule="exact"/>
        <w:rPr>
          <w:sz w:val="20"/>
          <w:szCs w:val="20"/>
        </w:rPr>
      </w:pPr>
    </w:p>
    <w:p w14:paraId="50B1183A" w14:textId="77777777" w:rsidR="00F26D76" w:rsidRDefault="00E77182">
      <w:pPr>
        <w:rPr>
          <w:sz w:val="20"/>
          <w:szCs w:val="20"/>
        </w:rPr>
      </w:pPr>
      <w:r>
        <w:rPr>
          <w:rFonts w:ascii="Arial" w:eastAsia="Arial" w:hAnsi="Arial" w:cs="Arial"/>
          <w:b/>
          <w:bCs/>
          <w:sz w:val="20"/>
          <w:szCs w:val="20"/>
        </w:rPr>
        <w:t>Measured Parameters</w:t>
      </w:r>
    </w:p>
    <w:p w14:paraId="34FB54F8" w14:textId="77777777" w:rsidR="00F26D76" w:rsidRDefault="00F26D76">
      <w:pPr>
        <w:spacing w:line="129" w:lineRule="exact"/>
        <w:rPr>
          <w:sz w:val="20"/>
          <w:szCs w:val="20"/>
        </w:rPr>
      </w:pPr>
    </w:p>
    <w:p w14:paraId="28F77727" w14:textId="77777777" w:rsidR="00F26D76" w:rsidRDefault="00E77182">
      <w:pPr>
        <w:numPr>
          <w:ilvl w:val="1"/>
          <w:numId w:val="10"/>
        </w:numPr>
        <w:tabs>
          <w:tab w:val="left" w:pos="500"/>
        </w:tabs>
        <w:ind w:left="500" w:hanging="256"/>
        <w:rPr>
          <w:rFonts w:ascii="Arial" w:eastAsia="Arial" w:hAnsi="Arial" w:cs="Arial"/>
          <w:sz w:val="20"/>
          <w:szCs w:val="20"/>
        </w:rPr>
      </w:pPr>
      <w:r>
        <w:rPr>
          <w:rFonts w:ascii="Arial" w:eastAsia="Arial" w:hAnsi="Arial" w:cs="Arial"/>
          <w:sz w:val="20"/>
          <w:szCs w:val="20"/>
        </w:rPr>
        <w:t>Percent cover of substrate (point count from quadrates)</w:t>
      </w:r>
    </w:p>
    <w:p w14:paraId="38A2CA77" w14:textId="77777777" w:rsidR="00F26D76" w:rsidRDefault="00F26D76">
      <w:pPr>
        <w:spacing w:line="280" w:lineRule="exact"/>
        <w:rPr>
          <w:rFonts w:ascii="Arial" w:eastAsia="Arial" w:hAnsi="Arial" w:cs="Arial"/>
          <w:sz w:val="20"/>
          <w:szCs w:val="20"/>
        </w:rPr>
      </w:pPr>
    </w:p>
    <w:p w14:paraId="583E1304" w14:textId="77777777" w:rsidR="00F26D76" w:rsidRDefault="00E77182">
      <w:pPr>
        <w:numPr>
          <w:ilvl w:val="0"/>
          <w:numId w:val="10"/>
        </w:numPr>
        <w:tabs>
          <w:tab w:val="left" w:pos="320"/>
        </w:tabs>
        <w:ind w:left="320" w:hanging="320"/>
        <w:rPr>
          <w:rFonts w:ascii="Arial" w:eastAsia="Arial" w:hAnsi="Arial" w:cs="Arial"/>
          <w:b/>
          <w:bCs/>
          <w:sz w:val="24"/>
          <w:szCs w:val="24"/>
        </w:rPr>
      </w:pPr>
      <w:r>
        <w:rPr>
          <w:rFonts w:ascii="Arial" w:eastAsia="Arial" w:hAnsi="Arial" w:cs="Arial"/>
          <w:b/>
          <w:bCs/>
          <w:sz w:val="24"/>
          <w:szCs w:val="24"/>
        </w:rPr>
        <w:t>Oyster Density and Size Frequency</w:t>
      </w:r>
    </w:p>
    <w:p w14:paraId="606C6DD9" w14:textId="77777777" w:rsidR="00F26D76" w:rsidRDefault="00F26D76">
      <w:pPr>
        <w:spacing w:line="138" w:lineRule="exact"/>
        <w:rPr>
          <w:sz w:val="20"/>
          <w:szCs w:val="20"/>
        </w:rPr>
      </w:pPr>
    </w:p>
    <w:p w14:paraId="3ABEFF2A" w14:textId="77777777" w:rsidR="00F26D76" w:rsidRDefault="00E77182">
      <w:pPr>
        <w:rPr>
          <w:sz w:val="20"/>
          <w:szCs w:val="20"/>
        </w:rPr>
      </w:pPr>
      <w:r>
        <w:rPr>
          <w:rFonts w:ascii="Arial" w:eastAsia="Arial" w:hAnsi="Arial" w:cs="Arial"/>
          <w:b/>
          <w:bCs/>
          <w:sz w:val="20"/>
          <w:szCs w:val="20"/>
        </w:rPr>
        <w:t>Overview</w:t>
      </w:r>
    </w:p>
    <w:p w14:paraId="4C4FC639" w14:textId="77777777" w:rsidR="00F26D76" w:rsidRDefault="00F26D76">
      <w:pPr>
        <w:spacing w:line="129" w:lineRule="exact"/>
        <w:rPr>
          <w:sz w:val="20"/>
          <w:szCs w:val="20"/>
        </w:rPr>
      </w:pPr>
    </w:p>
    <w:p w14:paraId="2B745BFD" w14:textId="5F19695B" w:rsidR="00F26D76" w:rsidRDefault="00E77182">
      <w:pPr>
        <w:spacing w:line="260" w:lineRule="auto"/>
        <w:ind w:hanging="6"/>
        <w:jc w:val="both"/>
        <w:rPr>
          <w:sz w:val="20"/>
          <w:szCs w:val="20"/>
        </w:rPr>
      </w:pPr>
      <w:r>
        <w:rPr>
          <w:rFonts w:ascii="Arial" w:eastAsia="Arial" w:hAnsi="Arial" w:cs="Arial"/>
          <w:sz w:val="20"/>
          <w:szCs w:val="20"/>
        </w:rPr>
        <w:t>The density of live oysters on a reef is generally diﬃcult to measure when doing non-destructive sampling because of the structural complexity and depth of a reef. However, the number and size of live oysters is an important metric that provides information on population structure</w:t>
      </w:r>
      <w:del w:id="227" w:author="Janiak, Dean" w:date="2020-12-15T11:21:00Z">
        <w:r w:rsidDel="000E0FC1">
          <w:rPr>
            <w:rFonts w:ascii="Arial" w:eastAsia="Arial" w:hAnsi="Arial" w:cs="Arial"/>
            <w:sz w:val="20"/>
            <w:szCs w:val="20"/>
          </w:rPr>
          <w:delText xml:space="preserve"> of a reef</w:delText>
        </w:r>
      </w:del>
      <w:r>
        <w:rPr>
          <w:rFonts w:ascii="Arial" w:eastAsia="Arial" w:hAnsi="Arial" w:cs="Arial"/>
          <w:sz w:val="20"/>
          <w:szCs w:val="20"/>
        </w:rPr>
        <w:t xml:space="preserve"> including oyster density</w:t>
      </w:r>
      <w:del w:id="228" w:author="Janiak, Dean" w:date="2020-12-15T11:21:00Z">
        <w:r w:rsidDel="000E0FC1">
          <w:rPr>
            <w:rFonts w:ascii="Arial" w:eastAsia="Arial" w:hAnsi="Arial" w:cs="Arial"/>
            <w:sz w:val="20"/>
            <w:szCs w:val="20"/>
          </w:rPr>
          <w:delText>,</w:delText>
        </w:r>
      </w:del>
      <w:r>
        <w:rPr>
          <w:rFonts w:ascii="Arial" w:eastAsia="Arial" w:hAnsi="Arial" w:cs="Arial"/>
          <w:sz w:val="20"/>
          <w:szCs w:val="20"/>
        </w:rPr>
        <w:t xml:space="preserve"> </w:t>
      </w:r>
      <w:del w:id="229" w:author="Janiak, Dean" w:date="2020-12-15T11:21:00Z">
        <w:r w:rsidDel="000E0FC1">
          <w:rPr>
            <w:rFonts w:ascii="Arial" w:eastAsia="Arial" w:hAnsi="Arial" w:cs="Arial"/>
            <w:sz w:val="20"/>
            <w:szCs w:val="20"/>
          </w:rPr>
          <w:delText xml:space="preserve">size, and </w:delText>
        </w:r>
      </w:del>
      <w:ins w:id="230" w:author="Janiak, Dean" w:date="2020-12-15T11:21:00Z">
        <w:r w:rsidR="000E0FC1">
          <w:rPr>
            <w:rFonts w:ascii="Arial" w:eastAsia="Arial" w:hAnsi="Arial" w:cs="Arial"/>
            <w:sz w:val="20"/>
            <w:szCs w:val="20"/>
          </w:rPr>
          <w:t xml:space="preserve">and </w:t>
        </w:r>
      </w:ins>
      <w:ins w:id="231" w:author="Janiak, Dean" w:date="2020-12-15T11:22:00Z">
        <w:r w:rsidR="000E0FC1">
          <w:rPr>
            <w:rFonts w:ascii="Arial" w:eastAsia="Arial" w:hAnsi="Arial" w:cs="Arial"/>
            <w:sz w:val="20"/>
            <w:szCs w:val="20"/>
          </w:rPr>
          <w:t xml:space="preserve">size </w:t>
        </w:r>
      </w:ins>
      <w:r>
        <w:rPr>
          <w:rFonts w:ascii="Arial" w:eastAsia="Arial" w:hAnsi="Arial" w:cs="Arial"/>
          <w:sz w:val="20"/>
          <w:szCs w:val="20"/>
        </w:rPr>
        <w:t>frequency</w:t>
      </w:r>
      <w:ins w:id="232" w:author="Janiak, Dean" w:date="2020-12-15T11:22:00Z">
        <w:r w:rsidR="000E0FC1">
          <w:rPr>
            <w:rFonts w:ascii="Arial" w:eastAsia="Arial" w:hAnsi="Arial" w:cs="Arial"/>
            <w:sz w:val="20"/>
            <w:szCs w:val="20"/>
          </w:rPr>
          <w:t>,</w:t>
        </w:r>
      </w:ins>
      <w:r>
        <w:rPr>
          <w:rFonts w:ascii="Arial" w:eastAsia="Arial" w:hAnsi="Arial" w:cs="Arial"/>
          <w:sz w:val="20"/>
          <w:szCs w:val="20"/>
        </w:rPr>
        <w:t xml:space="preserve"> as well as recruitment and survivorship. This protocol uses a minor destructive technique to accurately count the number of live oysters in a particular area as well as classify the size frequency of those live oysters on the reef.</w:t>
      </w:r>
    </w:p>
    <w:p w14:paraId="29F9C63D" w14:textId="77777777" w:rsidR="00F26D76" w:rsidRDefault="00F26D76">
      <w:pPr>
        <w:spacing w:line="59" w:lineRule="exact"/>
        <w:rPr>
          <w:sz w:val="20"/>
          <w:szCs w:val="20"/>
        </w:rPr>
      </w:pPr>
    </w:p>
    <w:p w14:paraId="6E36D704" w14:textId="77777777" w:rsidR="00F26D76" w:rsidRDefault="00E77182">
      <w:pPr>
        <w:rPr>
          <w:sz w:val="20"/>
          <w:szCs w:val="20"/>
        </w:rPr>
      </w:pPr>
      <w:r>
        <w:rPr>
          <w:rFonts w:ascii="Arial" w:eastAsia="Arial" w:hAnsi="Arial" w:cs="Arial"/>
          <w:b/>
          <w:bCs/>
          <w:sz w:val="20"/>
          <w:szCs w:val="20"/>
        </w:rPr>
        <w:t>Measured Parameters</w:t>
      </w:r>
    </w:p>
    <w:p w14:paraId="48E3B1E2" w14:textId="77777777" w:rsidR="00F26D76" w:rsidRDefault="00F26D76">
      <w:pPr>
        <w:spacing w:line="126" w:lineRule="exact"/>
        <w:rPr>
          <w:sz w:val="20"/>
          <w:szCs w:val="20"/>
        </w:rPr>
      </w:pPr>
    </w:p>
    <w:p w14:paraId="622C07A3" w14:textId="77777777" w:rsidR="00F26D76" w:rsidRDefault="00E77182">
      <w:pPr>
        <w:numPr>
          <w:ilvl w:val="1"/>
          <w:numId w:val="11"/>
        </w:numPr>
        <w:tabs>
          <w:tab w:val="left" w:pos="500"/>
        </w:tabs>
        <w:ind w:left="500" w:hanging="256"/>
        <w:rPr>
          <w:rFonts w:ascii="Arial" w:eastAsia="Arial" w:hAnsi="Arial" w:cs="Arial"/>
          <w:sz w:val="20"/>
          <w:szCs w:val="20"/>
        </w:rPr>
      </w:pPr>
      <w:r>
        <w:rPr>
          <w:rFonts w:ascii="Arial" w:eastAsia="Arial" w:hAnsi="Arial" w:cs="Arial"/>
          <w:sz w:val="20"/>
          <w:szCs w:val="20"/>
        </w:rPr>
        <w:t>Oyster density (individuals m</w:t>
      </w:r>
      <w:r>
        <w:rPr>
          <w:rFonts w:ascii="Arial" w:eastAsia="Arial" w:hAnsi="Arial" w:cs="Arial"/>
          <w:sz w:val="13"/>
          <w:szCs w:val="13"/>
        </w:rPr>
        <w:t>-2</w:t>
      </w:r>
      <w:r>
        <w:rPr>
          <w:rFonts w:ascii="Arial" w:eastAsia="Arial" w:hAnsi="Arial" w:cs="Arial"/>
          <w:sz w:val="20"/>
          <w:szCs w:val="20"/>
        </w:rPr>
        <w:t>)</w:t>
      </w:r>
    </w:p>
    <w:p w14:paraId="4E2DDE91" w14:textId="77777777" w:rsidR="00F26D76" w:rsidRDefault="00F26D76">
      <w:pPr>
        <w:spacing w:line="12" w:lineRule="exact"/>
        <w:rPr>
          <w:rFonts w:ascii="Arial" w:eastAsia="Arial" w:hAnsi="Arial" w:cs="Arial"/>
          <w:sz w:val="20"/>
          <w:szCs w:val="20"/>
        </w:rPr>
      </w:pPr>
    </w:p>
    <w:p w14:paraId="50C03F29" w14:textId="77777777" w:rsidR="00F26D76" w:rsidRDefault="00E77182">
      <w:pPr>
        <w:numPr>
          <w:ilvl w:val="1"/>
          <w:numId w:val="11"/>
        </w:numPr>
        <w:tabs>
          <w:tab w:val="left" w:pos="500"/>
        </w:tabs>
        <w:ind w:left="500" w:hanging="256"/>
        <w:rPr>
          <w:rFonts w:ascii="Arial" w:eastAsia="Arial" w:hAnsi="Arial" w:cs="Arial"/>
          <w:sz w:val="20"/>
          <w:szCs w:val="20"/>
        </w:rPr>
      </w:pPr>
      <w:r>
        <w:rPr>
          <w:rFonts w:ascii="Arial" w:eastAsia="Arial" w:hAnsi="Arial" w:cs="Arial"/>
          <w:sz w:val="20"/>
          <w:szCs w:val="20"/>
        </w:rPr>
        <w:t>Oyster size frequency (shell height of live and box oysters (mm) and size classes)</w:t>
      </w:r>
    </w:p>
    <w:p w14:paraId="7A43E39B" w14:textId="77777777" w:rsidR="00F26D76" w:rsidRDefault="00F26D76">
      <w:pPr>
        <w:spacing w:line="280" w:lineRule="exact"/>
        <w:rPr>
          <w:rFonts w:ascii="Arial" w:eastAsia="Arial" w:hAnsi="Arial" w:cs="Arial"/>
          <w:sz w:val="20"/>
          <w:szCs w:val="20"/>
        </w:rPr>
      </w:pPr>
    </w:p>
    <w:p w14:paraId="197F97BD" w14:textId="77777777" w:rsidR="00F26D76" w:rsidRDefault="00E77182">
      <w:pPr>
        <w:numPr>
          <w:ilvl w:val="0"/>
          <w:numId w:val="11"/>
        </w:numPr>
        <w:tabs>
          <w:tab w:val="left" w:pos="320"/>
        </w:tabs>
        <w:ind w:left="320" w:hanging="320"/>
        <w:rPr>
          <w:rFonts w:ascii="Arial" w:eastAsia="Arial" w:hAnsi="Arial" w:cs="Arial"/>
          <w:b/>
          <w:bCs/>
          <w:sz w:val="24"/>
          <w:szCs w:val="24"/>
        </w:rPr>
      </w:pPr>
      <w:r>
        <w:rPr>
          <w:rFonts w:ascii="Arial" w:eastAsia="Arial" w:hAnsi="Arial" w:cs="Arial"/>
          <w:b/>
          <w:bCs/>
          <w:sz w:val="24"/>
          <w:szCs w:val="24"/>
        </w:rPr>
        <w:t>Oyster Reef Associated Fauna</w:t>
      </w:r>
    </w:p>
    <w:p w14:paraId="4EECECD3" w14:textId="77777777" w:rsidR="00F26D76" w:rsidRDefault="00F26D76">
      <w:pPr>
        <w:spacing w:line="138" w:lineRule="exact"/>
        <w:rPr>
          <w:sz w:val="20"/>
          <w:szCs w:val="20"/>
        </w:rPr>
      </w:pPr>
    </w:p>
    <w:p w14:paraId="72463936" w14:textId="77777777" w:rsidR="00F26D76" w:rsidRDefault="00E77182">
      <w:pPr>
        <w:rPr>
          <w:sz w:val="20"/>
          <w:szCs w:val="20"/>
        </w:rPr>
      </w:pPr>
      <w:r>
        <w:rPr>
          <w:rFonts w:ascii="Arial" w:eastAsia="Arial" w:hAnsi="Arial" w:cs="Arial"/>
          <w:b/>
          <w:bCs/>
          <w:sz w:val="20"/>
          <w:szCs w:val="20"/>
        </w:rPr>
        <w:t>Overview</w:t>
      </w:r>
    </w:p>
    <w:p w14:paraId="0B0DAF4D" w14:textId="77777777" w:rsidR="00F26D76" w:rsidRDefault="00F26D76">
      <w:pPr>
        <w:spacing w:line="129" w:lineRule="exact"/>
        <w:rPr>
          <w:sz w:val="20"/>
          <w:szCs w:val="20"/>
        </w:rPr>
      </w:pPr>
    </w:p>
    <w:p w14:paraId="270AD8FE" w14:textId="2D78D5AD" w:rsidR="00F26D76" w:rsidRDefault="00E77182">
      <w:pPr>
        <w:spacing w:line="256" w:lineRule="auto"/>
        <w:ind w:right="20"/>
        <w:jc w:val="both"/>
        <w:rPr>
          <w:sz w:val="20"/>
          <w:szCs w:val="20"/>
        </w:rPr>
      </w:pPr>
      <w:r>
        <w:rPr>
          <w:rFonts w:ascii="Arial" w:eastAsia="Arial" w:hAnsi="Arial" w:cs="Arial"/>
          <w:sz w:val="20"/>
          <w:szCs w:val="20"/>
        </w:rPr>
        <w:t xml:space="preserve">Oyster reefs provide essential habitat and refugia </w:t>
      </w:r>
      <w:ins w:id="233" w:author="Janiak, Dean" w:date="2020-12-15T11:22:00Z">
        <w:r w:rsidR="000E0FC1">
          <w:rPr>
            <w:rFonts w:ascii="Arial" w:eastAsia="Arial" w:hAnsi="Arial" w:cs="Arial"/>
            <w:sz w:val="20"/>
            <w:szCs w:val="20"/>
          </w:rPr>
          <w:t>for</w:t>
        </w:r>
      </w:ins>
      <w:bookmarkStart w:id="234" w:name="_GoBack"/>
      <w:bookmarkEnd w:id="234"/>
      <w:del w:id="235" w:author="Janiak, Dean" w:date="2020-12-15T11:22:00Z">
        <w:r w:rsidDel="000E0FC1">
          <w:rPr>
            <w:rFonts w:ascii="Arial" w:eastAsia="Arial" w:hAnsi="Arial" w:cs="Arial"/>
            <w:sz w:val="20"/>
            <w:szCs w:val="20"/>
          </w:rPr>
          <w:delText>to</w:delText>
        </w:r>
      </w:del>
      <w:r>
        <w:rPr>
          <w:rFonts w:ascii="Arial" w:eastAsia="Arial" w:hAnsi="Arial" w:cs="Arial"/>
          <w:sz w:val="20"/>
          <w:szCs w:val="20"/>
        </w:rPr>
        <w:t xml:space="preserve">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in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66334EB4" w14:textId="77777777" w:rsidR="00F26D76" w:rsidRDefault="00F26D76">
      <w:pPr>
        <w:spacing w:line="63" w:lineRule="exact"/>
        <w:rPr>
          <w:sz w:val="20"/>
          <w:szCs w:val="20"/>
        </w:rPr>
      </w:pPr>
    </w:p>
    <w:p w14:paraId="595F45B4" w14:textId="77777777" w:rsidR="00F26D76" w:rsidRDefault="00E77182">
      <w:pPr>
        <w:rPr>
          <w:sz w:val="20"/>
          <w:szCs w:val="20"/>
        </w:rPr>
      </w:pPr>
      <w:r>
        <w:rPr>
          <w:rFonts w:ascii="Arial" w:eastAsia="Arial" w:hAnsi="Arial" w:cs="Arial"/>
          <w:b/>
          <w:bCs/>
          <w:sz w:val="20"/>
          <w:szCs w:val="20"/>
        </w:rPr>
        <w:t>Measured Parameters</w:t>
      </w:r>
    </w:p>
    <w:p w14:paraId="3701DCF6" w14:textId="77777777" w:rsidR="00F26D76" w:rsidRDefault="00F26D76">
      <w:pPr>
        <w:spacing w:line="126" w:lineRule="exact"/>
        <w:rPr>
          <w:sz w:val="20"/>
          <w:szCs w:val="20"/>
        </w:rPr>
      </w:pPr>
    </w:p>
    <w:p w14:paraId="5D86A9A6" w14:textId="77777777" w:rsidR="00F26D76" w:rsidRDefault="00E77182">
      <w:pPr>
        <w:numPr>
          <w:ilvl w:val="1"/>
          <w:numId w:val="12"/>
        </w:numPr>
        <w:tabs>
          <w:tab w:val="left" w:pos="500"/>
        </w:tabs>
        <w:ind w:left="500" w:hanging="256"/>
        <w:rPr>
          <w:rFonts w:ascii="Arial" w:eastAsia="Arial" w:hAnsi="Arial" w:cs="Arial"/>
          <w:sz w:val="20"/>
          <w:szCs w:val="20"/>
        </w:rPr>
      </w:pPr>
      <w:r>
        <w:rPr>
          <w:rFonts w:ascii="Arial" w:eastAsia="Arial" w:hAnsi="Arial" w:cs="Arial"/>
          <w:sz w:val="20"/>
          <w:szCs w:val="20"/>
        </w:rPr>
        <w:t>Individuals m</w:t>
      </w:r>
      <w:r>
        <w:rPr>
          <w:rFonts w:ascii="Arial" w:eastAsia="Arial" w:hAnsi="Arial" w:cs="Arial"/>
          <w:sz w:val="13"/>
          <w:szCs w:val="13"/>
        </w:rPr>
        <w:t>-2</w:t>
      </w:r>
    </w:p>
    <w:p w14:paraId="12272ECF" w14:textId="77777777" w:rsidR="00F26D76" w:rsidRDefault="00F26D76">
      <w:pPr>
        <w:spacing w:line="284" w:lineRule="exact"/>
        <w:rPr>
          <w:rFonts w:ascii="Arial" w:eastAsia="Arial" w:hAnsi="Arial" w:cs="Arial"/>
          <w:sz w:val="20"/>
          <w:szCs w:val="20"/>
        </w:rPr>
      </w:pPr>
    </w:p>
    <w:p w14:paraId="043B6517" w14:textId="77777777" w:rsidR="00F26D76" w:rsidRDefault="00E77182">
      <w:pPr>
        <w:numPr>
          <w:ilvl w:val="0"/>
          <w:numId w:val="12"/>
        </w:numPr>
        <w:tabs>
          <w:tab w:val="left" w:pos="320"/>
        </w:tabs>
        <w:ind w:left="320" w:hanging="320"/>
        <w:rPr>
          <w:rFonts w:ascii="Arial" w:eastAsia="Arial" w:hAnsi="Arial" w:cs="Arial"/>
          <w:b/>
          <w:bCs/>
          <w:sz w:val="24"/>
          <w:szCs w:val="24"/>
        </w:rPr>
      </w:pPr>
      <w:r>
        <w:rPr>
          <w:rFonts w:ascii="Arial" w:eastAsia="Arial" w:hAnsi="Arial" w:cs="Arial"/>
          <w:b/>
          <w:bCs/>
          <w:sz w:val="24"/>
          <w:szCs w:val="24"/>
        </w:rPr>
        <w:t>Oyster Reef Rugosity</w:t>
      </w:r>
    </w:p>
    <w:p w14:paraId="75A1C512" w14:textId="77777777" w:rsidR="00F26D76" w:rsidRDefault="00F26D76">
      <w:pPr>
        <w:spacing w:line="138" w:lineRule="exact"/>
        <w:rPr>
          <w:sz w:val="20"/>
          <w:szCs w:val="20"/>
        </w:rPr>
      </w:pPr>
    </w:p>
    <w:p w14:paraId="5A1239B3" w14:textId="77777777" w:rsidR="00F26D76" w:rsidRDefault="00E77182">
      <w:pPr>
        <w:rPr>
          <w:sz w:val="20"/>
          <w:szCs w:val="20"/>
        </w:rPr>
      </w:pPr>
      <w:r>
        <w:rPr>
          <w:rFonts w:ascii="Arial" w:eastAsia="Arial" w:hAnsi="Arial" w:cs="Arial"/>
          <w:b/>
          <w:bCs/>
          <w:sz w:val="20"/>
          <w:szCs w:val="20"/>
        </w:rPr>
        <w:t>Overview</w:t>
      </w:r>
    </w:p>
    <w:p w14:paraId="083C731B" w14:textId="77777777" w:rsidR="00F26D76" w:rsidRDefault="00F26D76">
      <w:pPr>
        <w:spacing w:line="129" w:lineRule="exact"/>
        <w:rPr>
          <w:sz w:val="20"/>
          <w:szCs w:val="20"/>
        </w:rPr>
      </w:pPr>
    </w:p>
    <w:p w14:paraId="12187594" w14:textId="77777777" w:rsidR="00F26D76" w:rsidRDefault="00E77182">
      <w:pPr>
        <w:spacing w:line="257" w:lineRule="auto"/>
        <w:ind w:right="40"/>
        <w:jc w:val="both"/>
        <w:rPr>
          <w:sz w:val="20"/>
          <w:szCs w:val="20"/>
        </w:rPr>
      </w:pPr>
      <w:r>
        <w:rPr>
          <w:rFonts w:ascii="Arial" w:eastAsia="Arial" w:hAnsi="Arial" w:cs="Arial"/>
          <w:sz w:val="20"/>
          <w:szCs w:val="20"/>
        </w:rPr>
        <w:t>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a useful comparison of habitat heterogeneity for restored and natural reefs and between diﬀerent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diﬀerent habitats.</w:t>
      </w:r>
    </w:p>
    <w:p w14:paraId="4F636D08" w14:textId="77777777" w:rsidR="00F26D76" w:rsidRDefault="00F26D76">
      <w:pPr>
        <w:spacing w:line="62" w:lineRule="exact"/>
        <w:rPr>
          <w:sz w:val="20"/>
          <w:szCs w:val="20"/>
        </w:rPr>
      </w:pPr>
    </w:p>
    <w:p w14:paraId="62947DD4" w14:textId="77777777" w:rsidR="00E77182" w:rsidRDefault="00E77182">
      <w:pPr>
        <w:rPr>
          <w:ins w:id="236" w:author="Janiak, Dean" w:date="2020-10-14T10:48:00Z"/>
          <w:rFonts w:ascii="Arial" w:eastAsia="Arial" w:hAnsi="Arial" w:cs="Arial"/>
          <w:sz w:val="20"/>
          <w:szCs w:val="20"/>
        </w:rPr>
      </w:pPr>
      <w:r>
        <w:rPr>
          <w:rFonts w:ascii="Arial" w:eastAsia="Arial" w:hAnsi="Arial" w:cs="Arial"/>
          <w:b/>
          <w:bCs/>
          <w:sz w:val="20"/>
          <w:szCs w:val="20"/>
        </w:rPr>
        <w:t xml:space="preserve">Measured Parameters </w:t>
      </w:r>
      <w:r>
        <w:rPr>
          <w:rFonts w:ascii="Arial" w:eastAsia="Arial" w:hAnsi="Arial" w:cs="Arial"/>
          <w:sz w:val="20"/>
          <w:szCs w:val="20"/>
        </w:rPr>
        <w:t xml:space="preserve">* </w:t>
      </w:r>
    </w:p>
    <w:p w14:paraId="345AA393" w14:textId="1D156C4B" w:rsidR="00F26D76" w:rsidRPr="00E77182" w:rsidDel="00E77182" w:rsidRDefault="00E77182">
      <w:pPr>
        <w:pStyle w:val="ListParagraph"/>
        <w:numPr>
          <w:ilvl w:val="0"/>
          <w:numId w:val="13"/>
        </w:numPr>
        <w:spacing w:line="200" w:lineRule="exact"/>
        <w:rPr>
          <w:del w:id="237" w:author="Janiak, Dean" w:date="2020-10-14T10:49:00Z"/>
          <w:sz w:val="20"/>
          <w:szCs w:val="20"/>
          <w:rPrChange w:id="238" w:author="Janiak, Dean" w:date="2020-10-14T10:48:00Z">
            <w:rPr>
              <w:del w:id="239" w:author="Janiak, Dean" w:date="2020-10-14T10:49:00Z"/>
            </w:rPr>
          </w:rPrChange>
        </w:rPr>
        <w:pPrChange w:id="240" w:author="Janiak, Dean" w:date="2020-10-14T10:49:00Z">
          <w:pPr/>
        </w:pPrChange>
      </w:pPr>
      <w:r w:rsidRPr="00E77182">
        <w:rPr>
          <w:rFonts w:ascii="Arial" w:eastAsia="Arial" w:hAnsi="Arial" w:cs="Arial"/>
          <w:sz w:val="20"/>
          <w:szCs w:val="20"/>
          <w:rPrChange w:id="241" w:author="Janiak, Dean" w:date="2020-10-14T10:49:00Z">
            <w:rPr>
              <w:rFonts w:eastAsia="Arial"/>
            </w:rPr>
          </w:rPrChange>
        </w:rPr>
        <w:t>Ratio</w:t>
      </w:r>
      <w:ins w:id="242" w:author="Janiak, Dean" w:date="2020-10-14T10:49:00Z">
        <w:r w:rsidRPr="00E77182">
          <w:rPr>
            <w:rFonts w:ascii="Arial" w:eastAsia="Arial" w:hAnsi="Arial" w:cs="Arial"/>
            <w:sz w:val="20"/>
            <w:szCs w:val="20"/>
          </w:rPr>
          <w:t xml:space="preserve"> of fixed distance to actual distance</w:t>
        </w:r>
      </w:ins>
      <w:del w:id="243" w:author="Janiak, Dean" w:date="2020-10-14T10:49:00Z">
        <w:r w:rsidRPr="00E77182" w:rsidDel="00E77182">
          <w:rPr>
            <w:rFonts w:ascii="Arial" w:eastAsia="Arial" w:hAnsi="Arial" w:cs="Arial"/>
            <w:sz w:val="20"/>
            <w:szCs w:val="20"/>
            <w:rPrChange w:id="244" w:author="Janiak, Dean" w:date="2020-10-14T10:48:00Z">
              <w:rPr>
                <w:rFonts w:eastAsia="Arial"/>
              </w:rPr>
            </w:rPrChange>
          </w:rPr>
          <w:delText>: fixed distance / length of chain to reach that fixed distance</w:delText>
        </w:r>
      </w:del>
    </w:p>
    <w:p w14:paraId="144205D0" w14:textId="77777777" w:rsidR="00F26D76" w:rsidRPr="00E77182" w:rsidRDefault="00F26D76">
      <w:pPr>
        <w:pStyle w:val="ListParagraph"/>
        <w:numPr>
          <w:ilvl w:val="0"/>
          <w:numId w:val="13"/>
        </w:numPr>
        <w:spacing w:line="200" w:lineRule="exact"/>
        <w:rPr>
          <w:sz w:val="20"/>
          <w:szCs w:val="20"/>
        </w:rPr>
        <w:pPrChange w:id="245" w:author="Janiak, Dean" w:date="2020-10-14T10:49:00Z">
          <w:pPr>
            <w:spacing w:line="200" w:lineRule="exact"/>
          </w:pPr>
        </w:pPrChange>
      </w:pPr>
    </w:p>
    <w:p w14:paraId="43E5B402" w14:textId="77777777" w:rsidR="00F26D76" w:rsidRDefault="00F26D76">
      <w:pPr>
        <w:spacing w:line="200" w:lineRule="exact"/>
        <w:rPr>
          <w:sz w:val="20"/>
          <w:szCs w:val="20"/>
        </w:rPr>
      </w:pPr>
    </w:p>
    <w:p w14:paraId="5E379A73" w14:textId="77777777" w:rsidR="00F26D76" w:rsidRDefault="00F26D76">
      <w:pPr>
        <w:spacing w:line="200" w:lineRule="exact"/>
        <w:rPr>
          <w:sz w:val="20"/>
          <w:szCs w:val="20"/>
        </w:rPr>
      </w:pPr>
    </w:p>
    <w:p w14:paraId="162D12EF" w14:textId="77777777" w:rsidR="00F26D76" w:rsidRDefault="00F26D76">
      <w:pPr>
        <w:spacing w:line="200" w:lineRule="exact"/>
        <w:rPr>
          <w:sz w:val="20"/>
          <w:szCs w:val="20"/>
        </w:rPr>
      </w:pPr>
    </w:p>
    <w:p w14:paraId="5A3C168A" w14:textId="77777777" w:rsidR="00F26D76" w:rsidRDefault="00F26D76">
      <w:pPr>
        <w:spacing w:line="200" w:lineRule="exact"/>
        <w:rPr>
          <w:sz w:val="20"/>
          <w:szCs w:val="20"/>
        </w:rPr>
      </w:pPr>
    </w:p>
    <w:p w14:paraId="4E39A36B" w14:textId="77777777" w:rsidR="00F26D76" w:rsidRDefault="00F26D76">
      <w:pPr>
        <w:spacing w:line="200" w:lineRule="exact"/>
        <w:rPr>
          <w:sz w:val="20"/>
          <w:szCs w:val="20"/>
        </w:rPr>
      </w:pPr>
    </w:p>
    <w:p w14:paraId="143F204F" w14:textId="77777777" w:rsidR="00F26D76" w:rsidRDefault="00F26D76">
      <w:pPr>
        <w:spacing w:line="200" w:lineRule="exact"/>
        <w:rPr>
          <w:sz w:val="20"/>
          <w:szCs w:val="20"/>
        </w:rPr>
      </w:pPr>
    </w:p>
    <w:p w14:paraId="54C72168" w14:textId="77777777" w:rsidR="00F26D76" w:rsidRDefault="00F26D76">
      <w:pPr>
        <w:spacing w:line="200" w:lineRule="exact"/>
        <w:rPr>
          <w:sz w:val="20"/>
          <w:szCs w:val="20"/>
        </w:rPr>
      </w:pPr>
    </w:p>
    <w:p w14:paraId="76598126" w14:textId="77777777" w:rsidR="00F26D76" w:rsidRDefault="00F26D76">
      <w:pPr>
        <w:spacing w:line="200" w:lineRule="exact"/>
        <w:rPr>
          <w:sz w:val="20"/>
          <w:szCs w:val="20"/>
        </w:rPr>
      </w:pPr>
    </w:p>
    <w:p w14:paraId="62BC7DFF" w14:textId="77777777" w:rsidR="00F26D76" w:rsidRDefault="00F26D76">
      <w:pPr>
        <w:spacing w:line="304" w:lineRule="exact"/>
        <w:rPr>
          <w:sz w:val="20"/>
          <w:szCs w:val="20"/>
        </w:rPr>
      </w:pPr>
    </w:p>
    <w:p w14:paraId="743A8EC1" w14:textId="77777777" w:rsidR="00F26D76" w:rsidRDefault="00E77182">
      <w:pPr>
        <w:ind w:right="40"/>
        <w:jc w:val="center"/>
        <w:rPr>
          <w:sz w:val="20"/>
          <w:szCs w:val="20"/>
        </w:rPr>
      </w:pPr>
      <w:r>
        <w:rPr>
          <w:rFonts w:ascii="Arial" w:eastAsia="Arial" w:hAnsi="Arial" w:cs="Arial"/>
          <w:sz w:val="20"/>
          <w:szCs w:val="20"/>
        </w:rPr>
        <w:t>4</w:t>
      </w:r>
    </w:p>
    <w:sectPr w:rsidR="00F26D76">
      <w:pgSz w:w="12240" w:h="15840"/>
      <w:pgMar w:top="1045" w:right="1400" w:bottom="0" w:left="1440" w:header="0" w:footer="0" w:gutter="0"/>
      <w:cols w:space="720" w:equalWidth="0">
        <w:col w:w="940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Janiak, Dean" w:date="2020-10-14T09:04:00Z" w:initials="JD">
    <w:p w14:paraId="2C362016" w14:textId="77777777" w:rsidR="003E13A2" w:rsidRDefault="003E13A2">
      <w:pPr>
        <w:pStyle w:val="CommentText"/>
      </w:pPr>
      <w:r>
        <w:rPr>
          <w:rStyle w:val="CommentReference"/>
        </w:rPr>
        <w:annotationRef/>
      </w:r>
      <w:r>
        <w:t>The sections should be consistent for all protocols.  I think in the fouling one I used “Summary” or “Brief”</w:t>
      </w:r>
      <w:r w:rsidR="00E71EAF">
        <w:t xml:space="preserve"> or “Overview”</w:t>
      </w:r>
      <w:r>
        <w:t>.  These design documents should summarize what is done</w:t>
      </w:r>
      <w:r w:rsidR="00E71EAF">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3620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362016" w16cid:durableId="23313DB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1"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2"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3"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4"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5"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6" w15:restartNumberingAfterBreak="0">
    <w:nsid w:val="4DB127F8"/>
    <w:multiLevelType w:val="hybridMultilevel"/>
    <w:tmpl w:val="DFB84726"/>
    <w:lvl w:ilvl="0" w:tplc="0AE8AF90">
      <w:start w:val="1"/>
      <w:numFmt w:val="decimal"/>
      <w:lvlText w:val="%1."/>
      <w:lvlJc w:val="left"/>
    </w:lvl>
    <w:lvl w:ilvl="1" w:tplc="9C54B276">
      <w:numFmt w:val="decimal"/>
      <w:lvlText w:val=""/>
      <w:lvlJc w:val="left"/>
    </w:lvl>
    <w:lvl w:ilvl="2" w:tplc="D1CE7252">
      <w:numFmt w:val="decimal"/>
      <w:lvlText w:val=""/>
      <w:lvlJc w:val="left"/>
    </w:lvl>
    <w:lvl w:ilvl="3" w:tplc="325EBC6C">
      <w:numFmt w:val="decimal"/>
      <w:lvlText w:val=""/>
      <w:lvlJc w:val="left"/>
    </w:lvl>
    <w:lvl w:ilvl="4" w:tplc="228CA210">
      <w:numFmt w:val="decimal"/>
      <w:lvlText w:val=""/>
      <w:lvlJc w:val="left"/>
    </w:lvl>
    <w:lvl w:ilvl="5" w:tplc="BE68256C">
      <w:numFmt w:val="decimal"/>
      <w:lvlText w:val=""/>
      <w:lvlJc w:val="left"/>
    </w:lvl>
    <w:lvl w:ilvl="6" w:tplc="E77072BC">
      <w:numFmt w:val="decimal"/>
      <w:lvlText w:val=""/>
      <w:lvlJc w:val="left"/>
    </w:lvl>
    <w:lvl w:ilvl="7" w:tplc="1F229D52">
      <w:numFmt w:val="decimal"/>
      <w:lvlText w:val=""/>
      <w:lvlJc w:val="left"/>
    </w:lvl>
    <w:lvl w:ilvl="8" w:tplc="0038AEE4">
      <w:numFmt w:val="decimal"/>
      <w:lvlText w:val=""/>
      <w:lvlJc w:val="left"/>
    </w:lvl>
  </w:abstractNum>
  <w:abstractNum w:abstractNumId="7"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8"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9"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1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12"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4"/>
  </w:num>
  <w:num w:numId="2">
    <w:abstractNumId w:val="5"/>
  </w:num>
  <w:num w:numId="3">
    <w:abstractNumId w:val="12"/>
  </w:num>
  <w:num w:numId="4">
    <w:abstractNumId w:val="11"/>
  </w:num>
  <w:num w:numId="5">
    <w:abstractNumId w:val="7"/>
  </w:num>
  <w:num w:numId="6">
    <w:abstractNumId w:val="8"/>
  </w:num>
  <w:num w:numId="7">
    <w:abstractNumId w:val="2"/>
  </w:num>
  <w:num w:numId="8">
    <w:abstractNumId w:val="6"/>
  </w:num>
  <w:num w:numId="9">
    <w:abstractNumId w:val="0"/>
  </w:num>
  <w:num w:numId="10">
    <w:abstractNumId w:val="3"/>
  </w:num>
  <w:num w:numId="11">
    <w:abstractNumId w:val="1"/>
  </w:num>
  <w:num w:numId="12">
    <w:abstractNumId w:val="10"/>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6D76"/>
    <w:rsid w:val="000649CD"/>
    <w:rsid w:val="000C5631"/>
    <w:rsid w:val="000E0FC1"/>
    <w:rsid w:val="00120647"/>
    <w:rsid w:val="001774F1"/>
    <w:rsid w:val="002A0009"/>
    <w:rsid w:val="002A1E15"/>
    <w:rsid w:val="002C28DC"/>
    <w:rsid w:val="002D0A11"/>
    <w:rsid w:val="00311BC6"/>
    <w:rsid w:val="003B00FF"/>
    <w:rsid w:val="003C4FAD"/>
    <w:rsid w:val="003E13A2"/>
    <w:rsid w:val="0052083A"/>
    <w:rsid w:val="00552A0C"/>
    <w:rsid w:val="00585ADC"/>
    <w:rsid w:val="00630F1A"/>
    <w:rsid w:val="006E416B"/>
    <w:rsid w:val="00833702"/>
    <w:rsid w:val="008870C9"/>
    <w:rsid w:val="0091610D"/>
    <w:rsid w:val="00934F2A"/>
    <w:rsid w:val="00936460"/>
    <w:rsid w:val="00B31EC3"/>
    <w:rsid w:val="00B3533B"/>
    <w:rsid w:val="00B8365D"/>
    <w:rsid w:val="00BC67EE"/>
    <w:rsid w:val="00C34D0E"/>
    <w:rsid w:val="00CC39C8"/>
    <w:rsid w:val="00D06C38"/>
    <w:rsid w:val="00DF7CB8"/>
    <w:rsid w:val="00E71EAF"/>
    <w:rsid w:val="00E77182"/>
    <w:rsid w:val="00EF07A5"/>
    <w:rsid w:val="00F26D76"/>
    <w:rsid w:val="00F46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60D6"/>
  <w15:docId w15:val="{4951BF01-1512-4A03-AA78-3292574E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4F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F2A"/>
    <w:rPr>
      <w:rFonts w:ascii="Segoe UI" w:hAnsi="Segoe UI" w:cs="Segoe UI"/>
      <w:sz w:val="18"/>
      <w:szCs w:val="18"/>
    </w:rPr>
  </w:style>
  <w:style w:type="character" w:styleId="CommentReference">
    <w:name w:val="annotation reference"/>
    <w:basedOn w:val="DefaultParagraphFont"/>
    <w:uiPriority w:val="99"/>
    <w:semiHidden/>
    <w:unhideWhenUsed/>
    <w:rsid w:val="003E13A2"/>
    <w:rPr>
      <w:sz w:val="16"/>
      <w:szCs w:val="16"/>
    </w:rPr>
  </w:style>
  <w:style w:type="paragraph" w:styleId="CommentText">
    <w:name w:val="annotation text"/>
    <w:basedOn w:val="Normal"/>
    <w:link w:val="CommentTextChar"/>
    <w:uiPriority w:val="99"/>
    <w:semiHidden/>
    <w:unhideWhenUsed/>
    <w:rsid w:val="003E13A2"/>
    <w:rPr>
      <w:sz w:val="20"/>
      <w:szCs w:val="20"/>
    </w:rPr>
  </w:style>
  <w:style w:type="character" w:customStyle="1" w:styleId="CommentTextChar">
    <w:name w:val="Comment Text Char"/>
    <w:basedOn w:val="DefaultParagraphFont"/>
    <w:link w:val="CommentText"/>
    <w:uiPriority w:val="99"/>
    <w:semiHidden/>
    <w:rsid w:val="003E13A2"/>
    <w:rPr>
      <w:sz w:val="20"/>
      <w:szCs w:val="20"/>
    </w:rPr>
  </w:style>
  <w:style w:type="paragraph" w:styleId="CommentSubject">
    <w:name w:val="annotation subject"/>
    <w:basedOn w:val="CommentText"/>
    <w:next w:val="CommentText"/>
    <w:link w:val="CommentSubjectChar"/>
    <w:uiPriority w:val="99"/>
    <w:semiHidden/>
    <w:unhideWhenUsed/>
    <w:rsid w:val="003E13A2"/>
    <w:rPr>
      <w:b/>
      <w:bCs/>
    </w:rPr>
  </w:style>
  <w:style w:type="character" w:customStyle="1" w:styleId="CommentSubjectChar">
    <w:name w:val="Comment Subject Char"/>
    <w:basedOn w:val="CommentTextChar"/>
    <w:link w:val="CommentSubject"/>
    <w:uiPriority w:val="99"/>
    <w:semiHidden/>
    <w:rsid w:val="003E13A2"/>
    <w:rPr>
      <w:b/>
      <w:bCs/>
      <w:sz w:val="20"/>
      <w:szCs w:val="20"/>
    </w:rPr>
  </w:style>
  <w:style w:type="paragraph" w:styleId="ListParagraph">
    <w:name w:val="List Paragraph"/>
    <w:basedOn w:val="Normal"/>
    <w:uiPriority w:val="34"/>
    <w:qFormat/>
    <w:rsid w:val="00E771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marinegeo.github.io/data-submission" TargetMode="Externa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marinegeo.github.io/data-submission" TargetMode="Externa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mailto:marinegeo@si.edu"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mailto:marinegeo@si.edu"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mailto:marinegeo@si.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8</Pages>
  <Words>2299</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Janiak, Dean</cp:lastModifiedBy>
  <cp:revision>24</cp:revision>
  <dcterms:created xsi:type="dcterms:W3CDTF">2020-10-09T14:16:00Z</dcterms:created>
  <dcterms:modified xsi:type="dcterms:W3CDTF">2020-12-15T16:23:00Z</dcterms:modified>
</cp:coreProperties>
</file>