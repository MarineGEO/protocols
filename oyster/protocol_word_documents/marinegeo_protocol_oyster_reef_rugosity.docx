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994CBBA" w:rsidR="0097352D" w:rsidRPr="00F75978" w:rsidRDefault="00F61A9C" w:rsidP="005E0228">
      <w:pPr>
        <w:pStyle w:val="Title"/>
        <w:spacing w:before="0" w:after="0" w:line="276" w:lineRule="auto"/>
        <w:rPr>
          <w:rFonts w:ascii="Arial" w:hAnsi="Arial" w:cs="Arial"/>
          <w:b w:val="0"/>
          <w:bCs w:val="0"/>
          <w:color w:val="000000" w:themeColor="text1"/>
          <w:sz w:val="48"/>
          <w:szCs w:val="48"/>
        </w:rPr>
      </w:pPr>
      <w:r w:rsidRPr="00F75978">
        <w:rPr>
          <w:rFonts w:ascii="Arial" w:hAnsi="Arial" w:cs="Arial"/>
          <w:b w:val="0"/>
          <w:bCs w:val="0"/>
          <w:color w:val="000000" w:themeColor="text1"/>
          <w:sz w:val="48"/>
          <w:szCs w:val="48"/>
        </w:rPr>
        <w:t>Oyster Reef Rugosity</w:t>
      </w:r>
    </w:p>
    <w:p w14:paraId="09038C17" w14:textId="445A0C27" w:rsidR="005E0228" w:rsidRPr="00F75978" w:rsidRDefault="00936F17"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F75978" w:rsidRDefault="005E0228" w:rsidP="005E0228">
      <w:pPr>
        <w:pStyle w:val="BodyText"/>
        <w:spacing w:before="0" w:after="0" w:line="276" w:lineRule="auto"/>
        <w:rPr>
          <w:rFonts w:ascii="Arial" w:hAnsi="Arial" w:cs="Arial"/>
        </w:rPr>
      </w:pPr>
    </w:p>
    <w:p w14:paraId="45A9210B" w14:textId="51FECDC0" w:rsidR="0097352D" w:rsidRPr="00F75978" w:rsidRDefault="002C56F7" w:rsidP="00F7597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44DFA823" wp14:editId="6FF2B86F">
            <wp:extent cx="4909041" cy="42707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3814" cy="4283638"/>
                    </a:xfrm>
                    <a:prstGeom prst="rect">
                      <a:avLst/>
                    </a:prstGeom>
                    <a:noFill/>
                    <a:ln>
                      <a:noFill/>
                    </a:ln>
                  </pic:spPr>
                </pic:pic>
              </a:graphicData>
            </a:graphic>
          </wp:inline>
        </w:drawing>
      </w:r>
    </w:p>
    <w:p w14:paraId="04656D8E" w14:textId="77777777" w:rsidR="0072534C" w:rsidRPr="00F75978" w:rsidRDefault="0072534C" w:rsidP="005E0228">
      <w:pPr>
        <w:pStyle w:val="FirstParagraph"/>
        <w:spacing w:before="0" w:after="0" w:line="276" w:lineRule="auto"/>
        <w:rPr>
          <w:rFonts w:ascii="Arial" w:hAnsi="Arial" w:cs="Arial"/>
          <w:u w:val="single"/>
        </w:rPr>
      </w:pPr>
    </w:p>
    <w:p w14:paraId="58D246FF" w14:textId="053C89A7" w:rsidR="00F75978" w:rsidRPr="00160328" w:rsidRDefault="0072534C" w:rsidP="00160328">
      <w:pPr>
        <w:pStyle w:val="FirstParagraph"/>
        <w:spacing w:before="0" w:after="0" w:line="276" w:lineRule="auto"/>
        <w:jc w:val="both"/>
        <w:rPr>
          <w:rFonts w:ascii="Arial" w:hAnsi="Arial" w:cs="Arial"/>
          <w:sz w:val="22"/>
          <w:szCs w:val="22"/>
        </w:rPr>
      </w:pPr>
      <w:r w:rsidRPr="00F75978">
        <w:rPr>
          <w:rFonts w:ascii="Arial" w:hAnsi="Arial" w:cs="Arial"/>
          <w:sz w:val="22"/>
          <w:szCs w:val="22"/>
          <w:u w:val="single"/>
        </w:rPr>
        <w:t>How to cite this work:</w:t>
      </w:r>
      <w:r w:rsidRPr="00F75978">
        <w:rPr>
          <w:rFonts w:ascii="Arial" w:hAnsi="Arial" w:cs="Arial"/>
          <w:sz w:val="22"/>
          <w:szCs w:val="22"/>
        </w:rPr>
        <w:t xml:space="preserve"> </w:t>
      </w:r>
      <w:r w:rsidR="00160328" w:rsidRPr="00AC334D">
        <w:rPr>
          <w:rFonts w:ascii="Arial" w:hAnsi="Arial" w:cs="Arial"/>
          <w:sz w:val="22"/>
          <w:szCs w:val="22"/>
        </w:rPr>
        <w:t>MarineGEO Oyster Reef Habitat</w:t>
      </w:r>
      <w:r w:rsidR="00160328">
        <w:rPr>
          <w:rFonts w:ascii="Arial" w:hAnsi="Arial" w:cs="Arial"/>
          <w:sz w:val="22"/>
          <w:szCs w:val="22"/>
        </w:rPr>
        <w:t xml:space="preserve"> Monitoring</w:t>
      </w:r>
      <w:r w:rsidR="00160328" w:rsidRPr="00AC334D">
        <w:rPr>
          <w:rFonts w:ascii="Arial" w:hAnsi="Arial" w:cs="Arial"/>
          <w:sz w:val="22"/>
          <w:szCs w:val="22"/>
        </w:rPr>
        <w:t xml:space="preserve"> Protocol (2021). </w:t>
      </w:r>
      <w:r w:rsidR="00160328">
        <w:rPr>
          <w:rFonts w:ascii="Arial" w:hAnsi="Arial" w:cs="Arial"/>
          <w:sz w:val="22"/>
          <w:szCs w:val="22"/>
        </w:rPr>
        <w:t xml:space="preserve">Janiak, Dean, </w:t>
      </w:r>
      <w:r w:rsidR="00160328" w:rsidRPr="00AC334D">
        <w:rPr>
          <w:rFonts w:ascii="Arial" w:hAnsi="Arial" w:cs="Arial"/>
          <w:sz w:val="22"/>
          <w:szCs w:val="22"/>
        </w:rPr>
        <w:t>Tennenbaum Marine Observatories Network, MarineGEO, Smithsonian Institution.</w:t>
      </w:r>
      <w:r w:rsidR="00160328">
        <w:rPr>
          <w:rFonts w:ascii="Arial" w:hAnsi="Arial" w:cs="Arial"/>
          <w:sz w:val="22"/>
          <w:szCs w:val="22"/>
        </w:rPr>
        <w:t xml:space="preserve"> </w:t>
      </w:r>
      <w:r w:rsidR="00160328" w:rsidRPr="00A17A85">
        <w:rPr>
          <w:rFonts w:ascii="Arial" w:hAnsi="Arial" w:cs="Arial"/>
          <w:sz w:val="22"/>
          <w:szCs w:val="22"/>
        </w:rPr>
        <w:t>https://doi.org/10.25573/serc.14714328</w:t>
      </w:r>
      <w:r w:rsidR="00160328">
        <w:rPr>
          <w:rFonts w:ascii="Arial" w:hAnsi="Arial" w:cs="Arial"/>
          <w:sz w:val="22"/>
          <w:szCs w:val="22"/>
        </w:rPr>
        <w:t>.v1</w:t>
      </w:r>
    </w:p>
    <w:p w14:paraId="225E6B8A" w14:textId="4D9A7249" w:rsidR="000F243E" w:rsidRDefault="000F243E" w:rsidP="00F75978">
      <w:pPr>
        <w:pStyle w:val="BodyText"/>
      </w:pPr>
    </w:p>
    <w:p w14:paraId="391F2D04" w14:textId="77777777" w:rsidR="00287C9D" w:rsidRPr="00F75978" w:rsidRDefault="00287C9D" w:rsidP="00F75978">
      <w:pPr>
        <w:pStyle w:val="BodyText"/>
      </w:pPr>
    </w:p>
    <w:p w14:paraId="0141F26B" w14:textId="77777777" w:rsidR="0097352D" w:rsidRPr="00F75978" w:rsidRDefault="0072534C" w:rsidP="005E022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F75978" w:rsidRDefault="00B23116"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2F33F910" w14:textId="1454E014" w:rsidR="005E0228" w:rsidRPr="00F75978" w:rsidRDefault="0035444E" w:rsidP="00A2348E">
      <w:pPr>
        <w:pStyle w:val="Heading2"/>
        <w:spacing w:before="0" w:line="276" w:lineRule="auto"/>
        <w:rPr>
          <w:rFonts w:ascii="Arial" w:hAnsi="Arial" w:cs="Arial"/>
          <w:b w:val="0"/>
          <w:bCs w:val="0"/>
          <w:color w:val="000000" w:themeColor="text1"/>
        </w:rPr>
      </w:pPr>
      <w:r w:rsidRPr="00F75978">
        <w:rPr>
          <w:rFonts w:ascii="Arial" w:hAnsi="Arial" w:cs="Arial"/>
          <w:b w:val="0"/>
          <w:bCs w:val="0"/>
          <w:color w:val="000000" w:themeColor="text1"/>
        </w:rPr>
        <w:t>Introduction</w:t>
      </w:r>
      <w:bookmarkEnd w:id="0"/>
    </w:p>
    <w:p w14:paraId="16BD168D" w14:textId="77777777" w:rsidR="00C76B8F" w:rsidRDefault="00C76B8F" w:rsidP="008B2ED3">
      <w:pPr>
        <w:spacing w:after="0" w:line="276" w:lineRule="auto"/>
        <w:rPr>
          <w:rFonts w:ascii="Arial" w:eastAsia="Arial" w:hAnsi="Arial" w:cs="Arial"/>
          <w:sz w:val="22"/>
          <w:szCs w:val="22"/>
        </w:rPr>
      </w:pPr>
    </w:p>
    <w:p w14:paraId="3D791529" w14:textId="547B3C17" w:rsidR="00F61A9C" w:rsidRPr="00F75978" w:rsidRDefault="00F61A9C" w:rsidP="008B2ED3">
      <w:pPr>
        <w:spacing w:after="0" w:line="276" w:lineRule="auto"/>
        <w:rPr>
          <w:rFonts w:ascii="Arial" w:hAnsi="Arial" w:cs="Arial"/>
          <w:sz w:val="22"/>
          <w:szCs w:val="22"/>
        </w:rPr>
      </w:pPr>
      <w:r w:rsidRPr="00F75978">
        <w:rPr>
          <w:rFonts w:ascii="Arial" w:eastAsia="Arial" w:hAnsi="Arial" w:cs="Arial"/>
          <w:sz w:val="22"/>
          <w:szCs w:val="22"/>
        </w:rPr>
        <w:t>This protocol provides methods on standardized data collection to measure rugosity of an oyster reef. Rugosity is defined as the three-dimensional arrangement of structural features and can be used as a proxy for habitat complexity. Rugosity (</w:t>
      </w:r>
      <w:proofErr w:type="spellStart"/>
      <w:r w:rsidRPr="00F75978">
        <w:rPr>
          <w:rFonts w:ascii="Arial" w:eastAsia="Arial" w:hAnsi="Arial" w:cs="Arial"/>
          <w:b/>
          <w:bCs/>
          <w:sz w:val="22"/>
          <w:szCs w:val="22"/>
        </w:rPr>
        <w:t>Rq</w:t>
      </w:r>
      <w:proofErr w:type="spellEnd"/>
      <w:r w:rsidRPr="00F75978">
        <w:rPr>
          <w:rFonts w:ascii="Arial" w:eastAsia="Arial" w:hAnsi="Arial" w:cs="Arial"/>
          <w:sz w:val="22"/>
          <w:szCs w:val="22"/>
        </w:rPr>
        <w:t xml:space="preserve">) is measured by a chain method in which a chain of known length is hung over the substrate in a straight line. A rugosity index is calculated as </w:t>
      </w:r>
      <w:proofErr w:type="spellStart"/>
      <w:r w:rsidRPr="00F75978">
        <w:rPr>
          <w:rFonts w:ascii="Arial" w:eastAsia="Arial" w:hAnsi="Arial" w:cs="Arial"/>
          <w:b/>
          <w:bCs/>
          <w:sz w:val="22"/>
          <w:szCs w:val="22"/>
        </w:rPr>
        <w:t>Rq</w:t>
      </w:r>
      <w:proofErr w:type="spellEnd"/>
      <w:r w:rsidRPr="00F75978">
        <w:rPr>
          <w:rFonts w:ascii="Arial" w:eastAsia="Arial" w:hAnsi="Arial" w:cs="Arial"/>
          <w:b/>
          <w:bCs/>
          <w:sz w:val="22"/>
          <w:szCs w:val="22"/>
        </w:rPr>
        <w:t xml:space="preserve"> = d / l</w:t>
      </w:r>
      <w:r w:rsidRPr="00F75978">
        <w:rPr>
          <w:rFonts w:ascii="Arial" w:eastAsia="Arial" w:hAnsi="Arial" w:cs="Arial"/>
          <w:sz w:val="22"/>
          <w:szCs w:val="22"/>
        </w:rPr>
        <w:t xml:space="preserve"> where </w:t>
      </w:r>
      <w:r w:rsidRPr="00F75978">
        <w:rPr>
          <w:rFonts w:ascii="Arial" w:eastAsia="Arial" w:hAnsi="Arial" w:cs="Arial"/>
          <w:b/>
          <w:bCs/>
          <w:sz w:val="22"/>
          <w:szCs w:val="22"/>
        </w:rPr>
        <w:t>d</w:t>
      </w:r>
      <w:r w:rsidRPr="00F75978">
        <w:rPr>
          <w:rFonts w:ascii="Arial" w:eastAsia="Arial" w:hAnsi="Arial" w:cs="Arial"/>
          <w:sz w:val="22"/>
          <w:szCs w:val="22"/>
        </w:rPr>
        <w:t xml:space="preserve"> = distance</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covered by </w:t>
      </w:r>
      <w:r w:rsidR="00EF5629" w:rsidRPr="00F75978">
        <w:rPr>
          <w:rFonts w:ascii="Arial" w:eastAsia="Arial" w:hAnsi="Arial" w:cs="Arial"/>
          <w:sz w:val="22"/>
          <w:szCs w:val="22"/>
        </w:rPr>
        <w:t xml:space="preserve">the </w:t>
      </w:r>
      <w:r w:rsidRPr="00F75978">
        <w:rPr>
          <w:rFonts w:ascii="Arial" w:eastAsia="Arial" w:hAnsi="Arial" w:cs="Arial"/>
          <w:sz w:val="22"/>
          <w:szCs w:val="22"/>
        </w:rPr>
        <w:t xml:space="preserve">chain </w:t>
      </w:r>
      <w:r w:rsidR="00EF5629" w:rsidRPr="00F75978">
        <w:rPr>
          <w:rFonts w:ascii="Arial" w:eastAsia="Arial" w:hAnsi="Arial" w:cs="Arial"/>
          <w:sz w:val="22"/>
          <w:szCs w:val="22"/>
        </w:rPr>
        <w:t>along the</w:t>
      </w:r>
      <w:r w:rsidRPr="00F75978">
        <w:rPr>
          <w:rFonts w:ascii="Arial" w:eastAsia="Arial" w:hAnsi="Arial" w:cs="Arial"/>
          <w:sz w:val="22"/>
          <w:szCs w:val="22"/>
        </w:rPr>
        <w:t xml:space="preserve"> substrate and </w:t>
      </w:r>
      <w:r w:rsidRPr="00F75978">
        <w:rPr>
          <w:rFonts w:ascii="Arial" w:eastAsia="Arial" w:hAnsi="Arial" w:cs="Arial"/>
          <w:b/>
          <w:bCs/>
          <w:sz w:val="22"/>
          <w:szCs w:val="22"/>
        </w:rPr>
        <w:t>l</w:t>
      </w:r>
      <w:r w:rsidRPr="00F75978">
        <w:rPr>
          <w:rFonts w:ascii="Arial" w:eastAsia="Arial" w:hAnsi="Arial" w:cs="Arial"/>
          <w:sz w:val="22"/>
          <w:szCs w:val="22"/>
        </w:rPr>
        <w:t xml:space="preserve"> = length of chain</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fully extended. A value approaching 1 indicates a nearly flat surface and decreases as the substrate becomes more structurally complex.</w:t>
      </w:r>
    </w:p>
    <w:p w14:paraId="6A037502" w14:textId="77777777" w:rsidR="00326CE5" w:rsidRPr="00F75978" w:rsidRDefault="00326CE5" w:rsidP="008B2ED3">
      <w:pPr>
        <w:pStyle w:val="Compact"/>
        <w:spacing w:before="0" w:after="0" w:line="276" w:lineRule="auto"/>
        <w:rPr>
          <w:rFonts w:ascii="Arial" w:hAnsi="Arial" w:cs="Arial"/>
          <w:sz w:val="22"/>
          <w:szCs w:val="22"/>
        </w:rPr>
      </w:pPr>
    </w:p>
    <w:p w14:paraId="21ACC145" w14:textId="501A82FC" w:rsidR="0097352D" w:rsidRPr="00F75978" w:rsidRDefault="0035444E" w:rsidP="008B2ED3">
      <w:pPr>
        <w:pStyle w:val="Heading2"/>
        <w:spacing w:before="0" w:line="276" w:lineRule="auto"/>
        <w:rPr>
          <w:rFonts w:ascii="Arial" w:hAnsi="Arial" w:cs="Arial"/>
          <w:b w:val="0"/>
          <w:bCs w:val="0"/>
          <w:color w:val="000000" w:themeColor="text1"/>
          <w:sz w:val="22"/>
          <w:szCs w:val="22"/>
          <w:u w:val="single"/>
        </w:rPr>
      </w:pPr>
      <w:bookmarkStart w:id="1" w:name="measured-parameters"/>
      <w:r w:rsidRPr="00F75978">
        <w:rPr>
          <w:rFonts w:ascii="Arial" w:hAnsi="Arial" w:cs="Arial"/>
          <w:b w:val="0"/>
          <w:bCs w:val="0"/>
          <w:color w:val="000000" w:themeColor="text1"/>
          <w:sz w:val="22"/>
          <w:szCs w:val="22"/>
          <w:u w:val="single"/>
        </w:rPr>
        <w:t>Measured Parameters</w:t>
      </w:r>
      <w:bookmarkEnd w:id="1"/>
      <w:r w:rsidR="008B2ED3" w:rsidRPr="00F75978">
        <w:rPr>
          <w:rFonts w:ascii="Arial" w:hAnsi="Arial" w:cs="Arial"/>
          <w:b w:val="0"/>
          <w:bCs w:val="0"/>
          <w:color w:val="000000" w:themeColor="text1"/>
          <w:sz w:val="22"/>
          <w:szCs w:val="22"/>
          <w:u w:val="single"/>
        </w:rPr>
        <w:t>:</w:t>
      </w:r>
    </w:p>
    <w:p w14:paraId="4C80F79B" w14:textId="2677011A" w:rsidR="00F61A9C" w:rsidRPr="00F75978" w:rsidRDefault="00F61A9C" w:rsidP="008B2ED3">
      <w:pPr>
        <w:pStyle w:val="ListParagraph"/>
        <w:numPr>
          <w:ilvl w:val="0"/>
          <w:numId w:val="13"/>
        </w:numPr>
        <w:tabs>
          <w:tab w:val="left" w:pos="500"/>
        </w:tabs>
        <w:spacing w:line="276" w:lineRule="auto"/>
        <w:rPr>
          <w:rFonts w:ascii="Arial" w:eastAsia="Arial" w:hAnsi="Arial" w:cs="Arial"/>
        </w:rPr>
      </w:pPr>
      <w:r w:rsidRPr="00F75978">
        <w:rPr>
          <w:rFonts w:ascii="Arial" w:eastAsia="Arial" w:hAnsi="Arial" w:cs="Arial"/>
        </w:rPr>
        <w:t>Ratio of chain-laid distance to fixed distance</w:t>
      </w:r>
      <w:r w:rsidR="00EF5629" w:rsidRPr="00F75978">
        <w:rPr>
          <w:rFonts w:ascii="Arial" w:eastAsia="Arial" w:hAnsi="Arial" w:cs="Arial"/>
        </w:rPr>
        <w:t xml:space="preserve"> (</w:t>
      </w:r>
      <w:proofErr w:type="spellStart"/>
      <w:r w:rsidR="00EF5629" w:rsidRPr="000F243E">
        <w:rPr>
          <w:rFonts w:ascii="Arial" w:eastAsia="Arial" w:hAnsi="Arial" w:cs="Arial"/>
          <w:b/>
          <w:bCs/>
        </w:rPr>
        <w:t>Rq</w:t>
      </w:r>
      <w:proofErr w:type="spellEnd"/>
      <w:r w:rsidR="00EF5629" w:rsidRPr="00F75978">
        <w:rPr>
          <w:rFonts w:ascii="Arial" w:eastAsia="Arial" w:hAnsi="Arial" w:cs="Arial"/>
        </w:rPr>
        <w:t>)</w:t>
      </w:r>
    </w:p>
    <w:p w14:paraId="2AE068F3" w14:textId="77777777" w:rsidR="005E0228" w:rsidRPr="00F75978" w:rsidRDefault="005E0228" w:rsidP="008B2ED3">
      <w:pPr>
        <w:pStyle w:val="Compact"/>
        <w:spacing w:before="0" w:after="0" w:line="276" w:lineRule="auto"/>
        <w:rPr>
          <w:rFonts w:ascii="Arial" w:hAnsi="Arial" w:cs="Arial"/>
          <w:sz w:val="22"/>
          <w:szCs w:val="22"/>
        </w:rPr>
      </w:pPr>
    </w:p>
    <w:p w14:paraId="58A10B38" w14:textId="51E720C1" w:rsidR="00326CE5" w:rsidRPr="00F75978" w:rsidRDefault="00B23116" w:rsidP="00F61A9C">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6CC51704" w14:textId="172515D1" w:rsidR="00F61A9C" w:rsidRPr="00F75978" w:rsidRDefault="0035444E" w:rsidP="00A2348E">
      <w:pPr>
        <w:pStyle w:val="Heading2"/>
        <w:spacing w:before="0" w:line="276" w:lineRule="auto"/>
        <w:rPr>
          <w:rFonts w:ascii="Arial" w:hAnsi="Arial" w:cs="Arial"/>
          <w:b w:val="0"/>
          <w:bCs w:val="0"/>
          <w:color w:val="000000" w:themeColor="text1"/>
        </w:rPr>
      </w:pPr>
      <w:bookmarkStart w:id="2" w:name="requirements"/>
      <w:r w:rsidRPr="00F75978">
        <w:rPr>
          <w:rFonts w:ascii="Arial" w:hAnsi="Arial" w:cs="Arial"/>
          <w:b w:val="0"/>
          <w:bCs w:val="0"/>
          <w:color w:val="000000" w:themeColor="text1"/>
        </w:rPr>
        <w:t>Requirements</w:t>
      </w:r>
      <w:bookmarkEnd w:id="2"/>
    </w:p>
    <w:p w14:paraId="586A5C89" w14:textId="77777777" w:rsidR="00C76B8F" w:rsidRDefault="00C76B8F" w:rsidP="00F61A9C">
      <w:pPr>
        <w:spacing w:after="0" w:line="276" w:lineRule="auto"/>
        <w:rPr>
          <w:rFonts w:ascii="Arial" w:eastAsia="Arial" w:hAnsi="Arial" w:cs="Arial"/>
          <w:sz w:val="22"/>
          <w:szCs w:val="22"/>
        </w:rPr>
      </w:pPr>
    </w:p>
    <w:p w14:paraId="4AB26284" w14:textId="6F16CAAE"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Personnel: 2 people</w:t>
      </w:r>
    </w:p>
    <w:p w14:paraId="387A41B6" w14:textId="77777777" w:rsidR="00F61A9C" w:rsidRPr="00F75978" w:rsidRDefault="00F61A9C" w:rsidP="00F61A9C">
      <w:pPr>
        <w:spacing w:after="0" w:line="276" w:lineRule="auto"/>
        <w:rPr>
          <w:rFonts w:ascii="Arial" w:hAnsi="Arial" w:cs="Arial"/>
          <w:sz w:val="22"/>
          <w:szCs w:val="22"/>
        </w:rPr>
      </w:pPr>
    </w:p>
    <w:p w14:paraId="07220BA0" w14:textId="6010F8B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Estimated Total Time Per Location (</w:t>
      </w:r>
      <w:r w:rsidRPr="000F243E">
        <w:rPr>
          <w:rFonts w:ascii="Arial" w:eastAsia="Arial" w:hAnsi="Arial" w:cs="Arial"/>
          <w:i/>
          <w:iCs/>
          <w:sz w:val="22"/>
          <w:szCs w:val="22"/>
        </w:rPr>
        <w:t>n</w:t>
      </w:r>
      <w:r w:rsidRPr="00F75978">
        <w:rPr>
          <w:rFonts w:ascii="Arial" w:eastAsia="Arial" w:hAnsi="Arial" w:cs="Arial"/>
          <w:sz w:val="22"/>
          <w:szCs w:val="22"/>
        </w:rPr>
        <w:t xml:space="preserve"> = 15 measurements per site)</w:t>
      </w:r>
    </w:p>
    <w:p w14:paraId="5CB04294" w14:textId="0621DBCC"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Preparation: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50361B45" w14:textId="1131099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Fieldwork: 2 people x &lt;1 day per location</w:t>
      </w:r>
    </w:p>
    <w:p w14:paraId="789B911E" w14:textId="1C7C97B9"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Post processing: None</w:t>
      </w:r>
    </w:p>
    <w:p w14:paraId="031B285C" w14:textId="7777777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Data processing: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43E7F9A9" w14:textId="77777777" w:rsidR="00F61A9C" w:rsidRPr="00F75978" w:rsidRDefault="00F61A9C" w:rsidP="00F61A9C">
      <w:pPr>
        <w:spacing w:after="0" w:line="276" w:lineRule="auto"/>
        <w:rPr>
          <w:rFonts w:ascii="Arial" w:hAnsi="Arial" w:cs="Arial"/>
          <w:sz w:val="22"/>
          <w:szCs w:val="22"/>
        </w:rPr>
      </w:pPr>
    </w:p>
    <w:p w14:paraId="356190A1" w14:textId="7FB0340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Replication: At least 15 measurements per oyster reef</w:t>
      </w:r>
      <w:r w:rsidR="00EF5629" w:rsidRPr="00F75978">
        <w:rPr>
          <w:rFonts w:ascii="Arial" w:eastAsia="Arial" w:hAnsi="Arial" w:cs="Arial"/>
          <w:sz w:val="22"/>
          <w:szCs w:val="22"/>
        </w:rPr>
        <w:t xml:space="preserve"> or collectively for patch reefs</w:t>
      </w:r>
    </w:p>
    <w:p w14:paraId="7AF63EDC" w14:textId="77777777" w:rsidR="00F61A9C" w:rsidRPr="00F75978" w:rsidRDefault="00F61A9C" w:rsidP="00F61A9C">
      <w:pPr>
        <w:spacing w:after="0" w:line="276" w:lineRule="auto"/>
        <w:rPr>
          <w:rFonts w:ascii="Arial" w:hAnsi="Arial" w:cs="Arial"/>
          <w:sz w:val="22"/>
          <w:szCs w:val="22"/>
        </w:rPr>
      </w:pPr>
    </w:p>
    <w:p w14:paraId="603A424F" w14:textId="04C2AF66" w:rsidR="00F61A9C" w:rsidRPr="00F75978" w:rsidRDefault="00F61A9C" w:rsidP="00F61A9C">
      <w:pPr>
        <w:spacing w:after="0" w:line="276" w:lineRule="auto"/>
        <w:rPr>
          <w:rFonts w:ascii="Arial" w:eastAsia="Arial" w:hAnsi="Arial" w:cs="Arial"/>
          <w:sz w:val="22"/>
          <w:szCs w:val="22"/>
        </w:rPr>
      </w:pPr>
      <w:r w:rsidRPr="00F75978">
        <w:rPr>
          <w:rFonts w:ascii="Arial" w:eastAsia="Arial" w:hAnsi="Arial" w:cs="Arial"/>
          <w:sz w:val="22"/>
          <w:szCs w:val="22"/>
        </w:rPr>
        <w:t>Materials:</w:t>
      </w:r>
    </w:p>
    <w:p w14:paraId="67F47BB5" w14:textId="6316C2BC"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293AC84A"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Stainless steel ball chain (2 mm ball width, 1 m length, amazon.com has several acceptable types)</w:t>
      </w:r>
    </w:p>
    <w:p w14:paraId="7B1C1BF7" w14:textId="20CA9404"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30 m transect tape(s)</w:t>
      </w:r>
    </w:p>
    <w:p w14:paraId="0069CC58" w14:textId="7098A096" w:rsidR="00F61A9C" w:rsidRPr="00F75978" w:rsidRDefault="00936F17" w:rsidP="00F61A9C">
      <w:pPr>
        <w:pStyle w:val="ListParagraph"/>
        <w:numPr>
          <w:ilvl w:val="0"/>
          <w:numId w:val="10"/>
        </w:numPr>
        <w:spacing w:line="276" w:lineRule="auto"/>
        <w:rPr>
          <w:rFonts w:ascii="Arial" w:hAnsi="Arial" w:cs="Arial"/>
        </w:rPr>
      </w:pPr>
      <w:hyperlink r:id="rId10" w:history="1">
        <w:r w:rsidR="00F61A9C" w:rsidRPr="00936F17">
          <w:rPr>
            <w:rStyle w:val="Hyperlink"/>
            <w:rFonts w:ascii="Arial" w:eastAsia="Arial" w:hAnsi="Arial" w:cs="Arial"/>
          </w:rPr>
          <w:t>Oyster reef rugosity data sheets</w:t>
        </w:r>
      </w:hyperlink>
    </w:p>
    <w:p w14:paraId="775BDBBE" w14:textId="77777777" w:rsidR="000E38CD" w:rsidRPr="00F75978" w:rsidRDefault="000E38CD" w:rsidP="00F61A9C">
      <w:pPr>
        <w:pStyle w:val="Compact"/>
        <w:spacing w:before="0" w:after="0" w:line="276" w:lineRule="auto"/>
        <w:rPr>
          <w:rFonts w:ascii="Arial" w:hAnsi="Arial" w:cs="Arial"/>
        </w:rPr>
      </w:pPr>
    </w:p>
    <w:p w14:paraId="644052F1" w14:textId="77777777" w:rsidR="00F61A9C" w:rsidRPr="00F75978" w:rsidRDefault="00F61A9C" w:rsidP="005E0228">
      <w:pPr>
        <w:pStyle w:val="Compact"/>
        <w:spacing w:before="0" w:after="0" w:line="276" w:lineRule="auto"/>
        <w:rPr>
          <w:rFonts w:ascii="Arial" w:hAnsi="Arial" w:cs="Arial"/>
        </w:rPr>
      </w:pPr>
    </w:p>
    <w:p w14:paraId="266DF364" w14:textId="77777777" w:rsidR="00F61A9C" w:rsidRPr="00F75978" w:rsidRDefault="00F61A9C" w:rsidP="005E0228">
      <w:pPr>
        <w:pStyle w:val="Compact"/>
        <w:spacing w:before="0" w:after="0" w:line="276" w:lineRule="auto"/>
        <w:rPr>
          <w:rFonts w:ascii="Arial" w:hAnsi="Arial" w:cs="Arial"/>
        </w:rPr>
      </w:pPr>
    </w:p>
    <w:p w14:paraId="3A83D9BE" w14:textId="77777777" w:rsidR="00F61A9C" w:rsidRPr="00F75978" w:rsidRDefault="00F61A9C" w:rsidP="005E0228">
      <w:pPr>
        <w:pStyle w:val="Compact"/>
        <w:spacing w:before="0" w:after="0" w:line="276" w:lineRule="auto"/>
        <w:rPr>
          <w:rFonts w:ascii="Arial" w:hAnsi="Arial" w:cs="Arial"/>
        </w:rPr>
      </w:pPr>
    </w:p>
    <w:p w14:paraId="4C02D05A" w14:textId="77777777" w:rsidR="00F61A9C" w:rsidRPr="00F75978" w:rsidRDefault="00F61A9C" w:rsidP="005E0228">
      <w:pPr>
        <w:pStyle w:val="Compact"/>
        <w:spacing w:before="0" w:after="0" w:line="276" w:lineRule="auto"/>
        <w:rPr>
          <w:rFonts w:ascii="Arial" w:hAnsi="Arial" w:cs="Arial"/>
        </w:rPr>
      </w:pPr>
    </w:p>
    <w:p w14:paraId="4F445B8B" w14:textId="3BCF7F92" w:rsidR="00F61A9C" w:rsidRPr="00F75978" w:rsidRDefault="00F61A9C" w:rsidP="005E0228">
      <w:pPr>
        <w:pStyle w:val="Compact"/>
        <w:spacing w:before="0" w:after="0" w:line="276" w:lineRule="auto"/>
        <w:rPr>
          <w:rFonts w:ascii="Arial" w:hAnsi="Arial" w:cs="Arial"/>
        </w:rPr>
      </w:pPr>
    </w:p>
    <w:p w14:paraId="225DE1A0" w14:textId="06A58BF3" w:rsidR="00A2348E" w:rsidRPr="00F75978" w:rsidRDefault="00A2348E" w:rsidP="005E0228">
      <w:pPr>
        <w:pStyle w:val="Compact"/>
        <w:spacing w:before="0" w:after="0" w:line="276" w:lineRule="auto"/>
        <w:rPr>
          <w:rFonts w:ascii="Arial" w:hAnsi="Arial" w:cs="Arial"/>
        </w:rPr>
      </w:pPr>
    </w:p>
    <w:p w14:paraId="17F68E12" w14:textId="68B50321" w:rsidR="00A2348E" w:rsidRPr="00F75978" w:rsidRDefault="00A2348E" w:rsidP="005E0228">
      <w:pPr>
        <w:pStyle w:val="Compact"/>
        <w:spacing w:before="0" w:after="0" w:line="276" w:lineRule="auto"/>
        <w:rPr>
          <w:rFonts w:ascii="Arial" w:hAnsi="Arial" w:cs="Arial"/>
        </w:rPr>
      </w:pPr>
    </w:p>
    <w:p w14:paraId="03460AD8" w14:textId="51225B6D" w:rsidR="00A2348E" w:rsidRDefault="00A2348E" w:rsidP="005E0228">
      <w:pPr>
        <w:pStyle w:val="Compact"/>
        <w:spacing w:before="0" w:after="0" w:line="276" w:lineRule="auto"/>
        <w:rPr>
          <w:rFonts w:ascii="Arial" w:hAnsi="Arial" w:cs="Arial"/>
        </w:rPr>
      </w:pPr>
    </w:p>
    <w:p w14:paraId="277C6A32" w14:textId="786E097D" w:rsidR="006E6934" w:rsidRPr="00F75978" w:rsidRDefault="00936F17" w:rsidP="005E0228">
      <w:pPr>
        <w:pStyle w:val="Compact"/>
        <w:spacing w:before="0" w:after="0" w:line="276" w:lineRule="auto"/>
        <w:rPr>
          <w:rFonts w:ascii="Arial" w:hAnsi="Arial" w:cs="Arial"/>
        </w:rPr>
      </w:pPr>
      <w:r>
        <w:rPr>
          <w:rFonts w:ascii="Arial" w:hAnsi="Arial" w:cs="Arial"/>
          <w:noProof/>
        </w:rPr>
        <w:lastRenderedPageBreak/>
        <w:pict w14:anchorId="73959192">
          <v:shape id="_x0000_i1028" type="#_x0000_t75" alt="" style="width:467.85pt;height:1.5pt;mso-width-percent:0;mso-height-percent:0;mso-width-percent:0;mso-height-percent:0" o:hrpct="0" o:hralign="center" o:hr="t">
            <v:imagedata r:id="rId7" o:title="Default Line"/>
          </v:shape>
        </w:pict>
      </w:r>
    </w:p>
    <w:p w14:paraId="015B5D4E" w14:textId="311AABA1" w:rsidR="00F61A9C" w:rsidRPr="00F75978" w:rsidRDefault="0035444E" w:rsidP="00A2348E">
      <w:pPr>
        <w:pStyle w:val="Heading2"/>
        <w:spacing w:before="0" w:line="276" w:lineRule="auto"/>
        <w:rPr>
          <w:rFonts w:ascii="Arial" w:hAnsi="Arial" w:cs="Arial"/>
          <w:b w:val="0"/>
          <w:bCs w:val="0"/>
          <w:color w:val="000000" w:themeColor="text1"/>
        </w:rPr>
      </w:pPr>
      <w:bookmarkStart w:id="3" w:name="methods"/>
      <w:r w:rsidRPr="00F75978">
        <w:rPr>
          <w:rFonts w:ascii="Arial" w:hAnsi="Arial" w:cs="Arial"/>
          <w:b w:val="0"/>
          <w:bCs w:val="0"/>
          <w:color w:val="000000" w:themeColor="text1"/>
        </w:rPr>
        <w:t>Methods</w:t>
      </w:r>
      <w:bookmarkEnd w:id="3"/>
    </w:p>
    <w:p w14:paraId="02E18B46" w14:textId="77777777" w:rsidR="00C76B8F" w:rsidRDefault="00C76B8F" w:rsidP="00F61A9C">
      <w:pPr>
        <w:pStyle w:val="FirstParagraph"/>
        <w:spacing w:before="0" w:after="0" w:line="276" w:lineRule="auto"/>
        <w:rPr>
          <w:rFonts w:ascii="Arial" w:hAnsi="Arial" w:cs="Arial"/>
          <w:sz w:val="22"/>
          <w:szCs w:val="22"/>
        </w:rPr>
      </w:pPr>
    </w:p>
    <w:p w14:paraId="636D1855" w14:textId="036CE032" w:rsidR="0097352D" w:rsidRPr="00F75978" w:rsidRDefault="0035444E" w:rsidP="00F61A9C">
      <w:pPr>
        <w:pStyle w:val="FirstParagraph"/>
        <w:spacing w:before="0" w:after="0" w:line="276" w:lineRule="auto"/>
        <w:rPr>
          <w:rFonts w:ascii="Arial" w:hAnsi="Arial" w:cs="Arial"/>
          <w:sz w:val="22"/>
          <w:szCs w:val="22"/>
        </w:rPr>
      </w:pPr>
      <w:r w:rsidRPr="00F75978">
        <w:rPr>
          <w:rFonts w:ascii="Arial" w:hAnsi="Arial" w:cs="Arial"/>
          <w:sz w:val="22"/>
          <w:szCs w:val="22"/>
        </w:rPr>
        <w:t xml:space="preserve">Fully review this and any additional protocols necessary for the sampling excursion. Address any questions or concerns to </w:t>
      </w:r>
      <w:hyperlink r:id="rId11">
        <w:r w:rsidR="008E1D44" w:rsidRPr="00270E57">
          <w:rPr>
            <w:rStyle w:val="Hyperlink"/>
            <w:rFonts w:ascii="Arial" w:hAnsi="Arial" w:cs="Arial"/>
            <w:sz w:val="22"/>
            <w:szCs w:val="22"/>
          </w:rPr>
          <w:t>marinegeo</w:t>
        </w:r>
        <w:r w:rsidR="008E1D44">
          <w:rPr>
            <w:rStyle w:val="Hyperlink"/>
            <w:rFonts w:ascii="Arial" w:hAnsi="Arial" w:cs="Arial"/>
            <w:sz w:val="22"/>
            <w:szCs w:val="22"/>
          </w:rPr>
          <w:t>-protocols</w:t>
        </w:r>
        <w:r w:rsidR="008E1D44" w:rsidRPr="00270E57">
          <w:rPr>
            <w:rStyle w:val="Hyperlink"/>
            <w:rFonts w:ascii="Arial" w:hAnsi="Arial" w:cs="Arial"/>
            <w:sz w:val="22"/>
            <w:szCs w:val="22"/>
          </w:rPr>
          <w:t>@si.edu</w:t>
        </w:r>
      </w:hyperlink>
      <w:r w:rsidRPr="00F75978">
        <w:rPr>
          <w:rFonts w:ascii="Arial" w:hAnsi="Arial" w:cs="Arial"/>
          <w:sz w:val="22"/>
          <w:szCs w:val="22"/>
        </w:rPr>
        <w:t xml:space="preserve"> before beginning this protocol. </w:t>
      </w:r>
    </w:p>
    <w:p w14:paraId="32ADC791" w14:textId="77777777" w:rsidR="00FA50C7" w:rsidRPr="00F75978" w:rsidRDefault="00FA50C7" w:rsidP="00F61A9C">
      <w:pPr>
        <w:pStyle w:val="Compact"/>
        <w:spacing w:before="0" w:after="0" w:line="276" w:lineRule="auto"/>
        <w:rPr>
          <w:rFonts w:ascii="Arial" w:hAnsi="Arial" w:cs="Arial"/>
          <w:sz w:val="22"/>
          <w:szCs w:val="22"/>
        </w:rPr>
      </w:pPr>
    </w:p>
    <w:p w14:paraId="590AAA11" w14:textId="5FA4FA1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Preparation:</w:t>
      </w:r>
    </w:p>
    <w:p w14:paraId="56D63CB2" w14:textId="7B8DF232"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 xml:space="preserve">Review the MarineGEO </w:t>
      </w:r>
      <w:r w:rsidRPr="00F75978">
        <w:rPr>
          <w:rFonts w:ascii="Arial" w:eastAsia="Arial" w:hAnsi="Arial" w:cs="Arial"/>
          <w:u w:val="single"/>
        </w:rPr>
        <w:t>Oyster Reef Habitat Survey Design</w:t>
      </w:r>
      <w:r w:rsidRPr="00F75978">
        <w:rPr>
          <w:rFonts w:ascii="Arial" w:eastAsia="Arial" w:hAnsi="Arial" w:cs="Arial"/>
        </w:rPr>
        <w:t xml:space="preserve"> for selection of permanent sites.</w:t>
      </w:r>
    </w:p>
    <w:p w14:paraId="73E3501A" w14:textId="0A55B2DC"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For intertidal reefs, sampling should be done at a low tide when the oyster reef is exposed.  For subtidal reefs, the timing of tides is not an issue</w:t>
      </w:r>
      <w:r w:rsidR="00EF5629" w:rsidRPr="00F75978">
        <w:rPr>
          <w:rFonts w:ascii="Arial" w:eastAsia="Arial" w:hAnsi="Arial" w:cs="Arial"/>
        </w:rPr>
        <w:t xml:space="preserve"> though this should be done when water clarity is maximized.</w:t>
      </w:r>
      <w:r w:rsidRPr="00F75978">
        <w:rPr>
          <w:rFonts w:ascii="Arial" w:eastAsia="Arial" w:hAnsi="Arial" w:cs="Arial"/>
        </w:rPr>
        <w:t xml:space="preserve"> </w:t>
      </w:r>
    </w:p>
    <w:p w14:paraId="7284F4AC" w14:textId="77777777" w:rsidR="00F61A9C" w:rsidRPr="00F75978" w:rsidRDefault="00F61A9C" w:rsidP="00F61A9C">
      <w:pPr>
        <w:spacing w:after="0" w:line="276" w:lineRule="auto"/>
        <w:rPr>
          <w:rFonts w:ascii="Arial" w:hAnsi="Arial" w:cs="Arial"/>
          <w:sz w:val="22"/>
          <w:szCs w:val="22"/>
        </w:rPr>
      </w:pPr>
    </w:p>
    <w:p w14:paraId="54E15972" w14:textId="72E460A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643158EE" w14:textId="4D40756A"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noProof/>
          <w:sz w:val="20"/>
          <w:szCs w:val="20"/>
        </w:rPr>
        <mc:AlternateContent>
          <mc:Choice Requires="wps">
            <w:drawing>
              <wp:anchor distT="0" distB="0" distL="114300" distR="114300" simplePos="0" relativeHeight="251659264" behindDoc="0" locked="0" layoutInCell="1" allowOverlap="1" wp14:anchorId="3CE53ABA" wp14:editId="151AAF37">
                <wp:simplePos x="0" y="0"/>
                <wp:positionH relativeFrom="column">
                  <wp:posOffset>3129915</wp:posOffset>
                </wp:positionH>
                <wp:positionV relativeFrom="paragraph">
                  <wp:posOffset>910590</wp:posOffset>
                </wp:positionV>
                <wp:extent cx="2839085" cy="3251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839085" cy="325120"/>
                        </a:xfrm>
                        <a:prstGeom prst="rect">
                          <a:avLst/>
                        </a:prstGeom>
                        <a:solidFill>
                          <a:schemeClr val="lt1"/>
                        </a:solidFill>
                        <a:ln w="6350">
                          <a:noFill/>
                        </a:ln>
                      </wps:spPr>
                      <wps:txb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53ABA" id="_x0000_t202" coordsize="21600,21600" o:spt="202" path="m,l,21600r21600,l21600,xe">
                <v:stroke joinstyle="miter"/>
                <v:path gradientshapeok="t" o:connecttype="rect"/>
              </v:shapetype>
              <v:shape id="Text Box 11" o:spid="_x0000_s1026" type="#_x0000_t202" style="position:absolute;left:0;text-align:left;margin-left:246.45pt;margin-top:71.7pt;width:223.55pt;height:2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" fillcolor="white [3201]" stroked="f" strokeweight=".5pt">
                <v:textbo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v:textbox>
                <w10:wrap type="square"/>
              </v:shape>
            </w:pict>
          </mc:Fallback>
        </mc:AlternateContent>
      </w:r>
      <w:ins w:id="4" w:author="Janiak, Dean" w:date="2020-10-22T14:25:00Z">
        <w:r w:rsidRPr="00F75978">
          <w:rPr>
            <w:rFonts w:ascii="Arial" w:eastAsia="Arial" w:hAnsi="Arial" w:cs="Arial"/>
            <w:noProof/>
            <w:sz w:val="20"/>
            <w:szCs w:val="20"/>
          </w:rPr>
          <w:drawing>
            <wp:anchor distT="0" distB="0" distL="114300" distR="114300" simplePos="0" relativeHeight="251658240" behindDoc="0" locked="0" layoutInCell="1" allowOverlap="1" wp14:anchorId="440B31BF" wp14:editId="07A1C9BE">
              <wp:simplePos x="0" y="0"/>
              <wp:positionH relativeFrom="column">
                <wp:posOffset>3129671</wp:posOffset>
              </wp:positionH>
              <wp:positionV relativeFrom="paragraph">
                <wp:posOffset>57003</wp:posOffset>
              </wp:positionV>
              <wp:extent cx="2816225" cy="845688"/>
              <wp:effectExtent l="0" t="0" r="3175" b="571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2">
                        <a:extLst>
                          <a:ext uri="{28A0092B-C50C-407E-A947-70E740481C1C}">
                            <a14:useLocalDpi xmlns:a14="http://schemas.microsoft.com/office/drawing/2010/main" val="0"/>
                          </a:ext>
                        </a:extLst>
                      </a:blip>
                      <a:srcRect l="12959" t="18301" r="39740" b="56446"/>
                      <a:stretch/>
                    </pic:blipFill>
                    <pic:spPr bwMode="auto">
                      <a:xfrm>
                        <a:off x="0" y="0"/>
                        <a:ext cx="2816225" cy="845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F75978">
        <w:rPr>
          <w:rFonts w:ascii="Arial" w:eastAsia="Arial" w:hAnsi="Arial" w:cs="Arial"/>
        </w:rPr>
        <w:t xml:space="preserve">In conjunction with the Oyster Reef Composition protocol, rugosity is measured at predetermined meter marks (5, 10, 15, 20, and 25) along each of the 3 transects. For reefs less than 30 m and patch reefs, rugosity measurements are taken at locations where quadrats are done.      </w:t>
      </w:r>
    </w:p>
    <w:p w14:paraId="542D9F97" w14:textId="4E3B130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At each point, lay the chain along the substrate, parallel with the transect and conforming with the substrate</w:t>
      </w:r>
      <w:r w:rsidR="00EF5629" w:rsidRPr="00F75978">
        <w:rPr>
          <w:rFonts w:ascii="Arial" w:eastAsia="Arial" w:hAnsi="Arial" w:cs="Arial"/>
        </w:rPr>
        <w:t xml:space="preserve"> (Figure 1)</w:t>
      </w:r>
      <w:r w:rsidRPr="00F75978">
        <w:rPr>
          <w:rFonts w:ascii="Arial" w:eastAsia="Arial" w:hAnsi="Arial" w:cs="Arial"/>
        </w:rPr>
        <w:t xml:space="preserve">. When laying the chain, allow it to conform with the upper surface of the substrate and once over, drop the chain straight down and continue.  Do not attempt to push the chain against the overhanging portions of the substrate.     </w:t>
      </w:r>
    </w:p>
    <w:p w14:paraId="5652D281" w14:textId="6249DDD9"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 xml:space="preserve">Measure the distance that the chain reaches using the transect tape and record this on the </w:t>
      </w:r>
      <w:hyperlink r:id="rId13" w:history="1">
        <w:r w:rsidRPr="00936F17">
          <w:rPr>
            <w:rStyle w:val="Hyperlink"/>
            <w:rFonts w:ascii="Arial" w:eastAsia="Arial" w:hAnsi="Arial" w:cs="Arial"/>
          </w:rPr>
          <w:t>data sheet</w:t>
        </w:r>
      </w:hyperlink>
      <w:r w:rsidRPr="00F75978">
        <w:rPr>
          <w:rFonts w:ascii="Arial" w:eastAsia="Arial" w:hAnsi="Arial" w:cs="Arial"/>
        </w:rPr>
        <w:t xml:space="preserve">.  </w:t>
      </w:r>
    </w:p>
    <w:p w14:paraId="4262745B" w14:textId="4D2F40CE" w:rsidR="00F61A9C" w:rsidRPr="00F75978" w:rsidRDefault="00F61A9C" w:rsidP="00F61A9C">
      <w:pPr>
        <w:pStyle w:val="ListParagraph"/>
        <w:numPr>
          <w:ilvl w:val="0"/>
          <w:numId w:val="12"/>
        </w:numPr>
        <w:tabs>
          <w:tab w:val="left" w:pos="500"/>
        </w:tabs>
        <w:spacing w:line="276" w:lineRule="auto"/>
        <w:rPr>
          <w:rFonts w:ascii="Arial" w:eastAsia="Arial" w:hAnsi="Arial" w:cs="Arial"/>
        </w:rPr>
      </w:pPr>
      <w:r w:rsidRPr="00F75978">
        <w:rPr>
          <w:rFonts w:ascii="Arial" w:eastAsia="Arial" w:hAnsi="Arial" w:cs="Arial"/>
        </w:rPr>
        <w:t>Rugosity:</w:t>
      </w:r>
      <w:r w:rsidRPr="00F75978">
        <w:rPr>
          <w:rFonts w:ascii="Arial" w:eastAsia="Arial" w:hAnsi="Arial" w:cs="Arial"/>
          <w:b/>
          <w:bCs/>
        </w:rPr>
        <w:t xml:space="preserve"> </w:t>
      </w:r>
      <w:proofErr w:type="spellStart"/>
      <w:r w:rsidRPr="00F75978">
        <w:rPr>
          <w:rFonts w:ascii="Arial" w:eastAsia="Arial" w:hAnsi="Arial" w:cs="Arial"/>
          <w:b/>
          <w:bCs/>
        </w:rPr>
        <w:t>Rq</w:t>
      </w:r>
      <w:proofErr w:type="spellEnd"/>
      <w:r w:rsidRPr="00F75978">
        <w:rPr>
          <w:rFonts w:ascii="Arial" w:eastAsia="Arial" w:hAnsi="Arial" w:cs="Arial"/>
          <w:b/>
          <w:bCs/>
        </w:rPr>
        <w:t xml:space="preserve"> = d </w:t>
      </w:r>
      <w:r w:rsidRPr="00F75978">
        <w:rPr>
          <w:rFonts w:ascii="Arial" w:eastAsia="Arial" w:hAnsi="Arial" w:cs="Arial"/>
        </w:rPr>
        <w:t xml:space="preserve">/ l where </w:t>
      </w:r>
      <w:r w:rsidRPr="00F75978">
        <w:rPr>
          <w:rFonts w:ascii="Arial" w:eastAsia="Arial" w:hAnsi="Arial" w:cs="Arial"/>
          <w:b/>
          <w:bCs/>
        </w:rPr>
        <w:t>d</w:t>
      </w:r>
      <w:r w:rsidRPr="00F75978">
        <w:rPr>
          <w:rFonts w:ascii="Arial" w:eastAsia="Arial" w:hAnsi="Arial" w:cs="Arial"/>
        </w:rPr>
        <w:t xml:space="preserve"> = length of measured distance</w:t>
      </w:r>
      <w:r w:rsidR="00EF5629" w:rsidRPr="00F75978">
        <w:rPr>
          <w:rFonts w:ascii="Arial" w:eastAsia="Arial" w:hAnsi="Arial" w:cs="Arial"/>
        </w:rPr>
        <w:t xml:space="preserve"> (m)</w:t>
      </w:r>
      <w:r w:rsidRPr="00F75978">
        <w:rPr>
          <w:rFonts w:ascii="Arial" w:eastAsia="Arial" w:hAnsi="Arial" w:cs="Arial"/>
        </w:rPr>
        <w:t xml:space="preserve"> and </w:t>
      </w:r>
      <w:r w:rsidRPr="00F75978">
        <w:rPr>
          <w:rFonts w:ascii="Arial" w:eastAsia="Arial" w:hAnsi="Arial" w:cs="Arial"/>
          <w:b/>
          <w:bCs/>
        </w:rPr>
        <w:t>l</w:t>
      </w:r>
      <w:r w:rsidRPr="00F75978">
        <w:rPr>
          <w:rFonts w:ascii="Arial" w:eastAsia="Arial" w:hAnsi="Arial" w:cs="Arial"/>
        </w:rPr>
        <w:t xml:space="preserve"> = total length of chain (1 m)</w:t>
      </w:r>
    </w:p>
    <w:p w14:paraId="45A71D07" w14:textId="65C8CCE9" w:rsidR="00326CE5" w:rsidRPr="00F75978" w:rsidRDefault="00326CE5" w:rsidP="00F61A9C">
      <w:pPr>
        <w:pStyle w:val="Compact"/>
        <w:spacing w:before="0" w:after="0" w:line="276" w:lineRule="auto"/>
        <w:rPr>
          <w:rFonts w:ascii="Arial" w:hAnsi="Arial" w:cs="Arial"/>
        </w:rPr>
      </w:pPr>
    </w:p>
    <w:p w14:paraId="6369FA2F" w14:textId="73AFBA5B" w:rsidR="005E0228" w:rsidRPr="00F75978" w:rsidRDefault="00936F17" w:rsidP="005E0228">
      <w:pPr>
        <w:pStyle w:val="Compact"/>
        <w:spacing w:before="0" w:after="0" w:line="276" w:lineRule="auto"/>
        <w:rPr>
          <w:rFonts w:ascii="Arial" w:hAnsi="Arial" w:cs="Arial"/>
        </w:rPr>
      </w:pPr>
      <w:r>
        <w:rPr>
          <w:rFonts w:ascii="Arial" w:hAnsi="Arial" w:cs="Arial"/>
          <w:noProof/>
        </w:rPr>
        <w:pict w14:anchorId="378D3ABB">
          <v:shape id="_x0000_i1029" type="#_x0000_t75" alt="" style="width:467.85pt;height:1.5pt;mso-width-percent:0;mso-height-percent:0;mso-width-percent:0;mso-height-percent:0" o:hrpct="0" o:hralign="center" o:hr="t">
            <v:imagedata r:id="rId7" o:title="Default Line"/>
          </v:shape>
        </w:pict>
      </w:r>
    </w:p>
    <w:p w14:paraId="37118291" w14:textId="77777777" w:rsidR="0097352D" w:rsidRPr="00F75978" w:rsidRDefault="0035444E" w:rsidP="005E0228">
      <w:pPr>
        <w:pStyle w:val="Heading2"/>
        <w:spacing w:before="0" w:line="276" w:lineRule="auto"/>
        <w:rPr>
          <w:rFonts w:ascii="Arial" w:hAnsi="Arial" w:cs="Arial"/>
          <w:b w:val="0"/>
          <w:bCs w:val="0"/>
          <w:color w:val="000000" w:themeColor="text1"/>
        </w:rPr>
      </w:pPr>
      <w:bookmarkStart w:id="5" w:name="data-submission"/>
      <w:r w:rsidRPr="00F75978">
        <w:rPr>
          <w:rFonts w:ascii="Arial" w:hAnsi="Arial" w:cs="Arial"/>
          <w:b w:val="0"/>
          <w:bCs w:val="0"/>
          <w:color w:val="000000" w:themeColor="text1"/>
        </w:rPr>
        <w:t>Data Submission</w:t>
      </w:r>
      <w:bookmarkEnd w:id="5"/>
    </w:p>
    <w:p w14:paraId="6170D1EF" w14:textId="77777777" w:rsidR="00C76B8F" w:rsidRDefault="00C76B8F" w:rsidP="00C76B8F">
      <w:pPr>
        <w:pStyle w:val="Compact"/>
        <w:spacing w:before="0" w:after="0" w:line="276" w:lineRule="auto"/>
        <w:ind w:left="360"/>
        <w:rPr>
          <w:rFonts w:ascii="Arial" w:hAnsi="Arial" w:cs="Arial"/>
          <w:sz w:val="22"/>
          <w:szCs w:val="22"/>
        </w:rPr>
      </w:pPr>
    </w:p>
    <w:p w14:paraId="35CAB32B" w14:textId="21A8BD3F"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Scan the completed field data sheets and save both paper and electronic versions locally. We do not require you to submit the scanned forms.</w:t>
      </w:r>
    </w:p>
    <w:p w14:paraId="3C483ED4" w14:textId="3E97CAAA"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Enter data into the </w:t>
      </w:r>
      <w:hyperlink r:id="rId14" w:history="1">
        <w:r w:rsidRPr="00936F17">
          <w:rPr>
            <w:rStyle w:val="Hyperlink"/>
            <w:rFonts w:ascii="Arial" w:hAnsi="Arial" w:cs="Arial"/>
            <w:sz w:val="22"/>
            <w:szCs w:val="22"/>
          </w:rPr>
          <w:t>provided data entry template</w:t>
        </w:r>
      </w:hyperlink>
      <w:r w:rsidRPr="00F75978">
        <w:rPr>
          <w:rFonts w:ascii="Arial" w:hAnsi="Arial" w:cs="Arial"/>
          <w:sz w:val="22"/>
          <w:szCs w:val="22"/>
        </w:rPr>
        <w:t>. Each template is an Excel spreadsheet. Please provide as much protocol and sample metadata as possibl</w:t>
      </w:r>
      <w:r w:rsidR="004103B9">
        <w:rPr>
          <w:rFonts w:ascii="Arial" w:hAnsi="Arial" w:cs="Arial"/>
          <w:sz w:val="22"/>
          <w:szCs w:val="22"/>
        </w:rPr>
        <w:t>e</w:t>
      </w:r>
      <w:r w:rsidRPr="00F75978">
        <w:rPr>
          <w:rFonts w:ascii="Arial" w:hAnsi="Arial" w:cs="Arial"/>
          <w:sz w:val="22"/>
          <w:szCs w:val="22"/>
        </w:rPr>
        <w:t>. Use the “notes” columns to provide additional information or context if a relevant column doesn’t already exist, rather than renaming or creating columns.</w:t>
      </w:r>
    </w:p>
    <w:p w14:paraId="3A9F2C6C"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Use our online submission portal to upload the Excel Spreadsheet: </w:t>
      </w:r>
      <w:hyperlink r:id="rId15">
        <w:r w:rsidRPr="00F75978">
          <w:rPr>
            <w:rStyle w:val="Hyperlink"/>
            <w:rFonts w:ascii="Arial" w:hAnsi="Arial" w:cs="Arial"/>
            <w:sz w:val="22"/>
            <w:szCs w:val="22"/>
          </w:rPr>
          <w:t>https://marinegeo.github.io/data-submission</w:t>
        </w:r>
      </w:hyperlink>
    </w:p>
    <w:p w14:paraId="07780A2C" w14:textId="0D707F02"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Contact us if you have any questions: </w:t>
      </w:r>
      <w:hyperlink r:id="rId16">
        <w:r w:rsidR="008E1D44" w:rsidRPr="00270E57">
          <w:rPr>
            <w:rStyle w:val="Hyperlink"/>
            <w:rFonts w:ascii="Arial" w:hAnsi="Arial" w:cs="Arial"/>
            <w:sz w:val="22"/>
            <w:szCs w:val="22"/>
          </w:rPr>
          <w:t>marinegeo</w:t>
        </w:r>
        <w:r w:rsidR="008E1D44">
          <w:rPr>
            <w:rStyle w:val="Hyperlink"/>
            <w:rFonts w:ascii="Arial" w:hAnsi="Arial" w:cs="Arial"/>
            <w:sz w:val="22"/>
            <w:szCs w:val="22"/>
          </w:rPr>
          <w:t>-protocols</w:t>
        </w:r>
        <w:r w:rsidR="008E1D44" w:rsidRPr="00270E57">
          <w:rPr>
            <w:rStyle w:val="Hyperlink"/>
            <w:rFonts w:ascii="Arial" w:hAnsi="Arial" w:cs="Arial"/>
            <w:sz w:val="22"/>
            <w:szCs w:val="22"/>
          </w:rPr>
          <w:t>@si.edu</w:t>
        </w:r>
      </w:hyperlink>
    </w:p>
    <w:sectPr w:rsidR="0097352D" w:rsidRPr="00F75978" w:rsidSect="00894B57">
      <w:headerReference w:type="default" r:id="rId17"/>
      <w:footerReference w:type="even" r:id="rId18"/>
      <w:footerReference w:type="default" r:id="rId19"/>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0A99F8" w14:textId="77777777" w:rsidR="00B23116" w:rsidRDefault="00B23116">
      <w:pPr>
        <w:spacing w:after="0"/>
      </w:pPr>
      <w:r>
        <w:separator/>
      </w:r>
    </w:p>
  </w:endnote>
  <w:endnote w:type="continuationSeparator" w:id="0">
    <w:p w14:paraId="253CED54" w14:textId="77777777" w:rsidR="00B23116" w:rsidRDefault="00B231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E9FDC" w14:textId="77777777" w:rsidR="004D0EE1" w:rsidRDefault="00161C34">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9D91B" w14:textId="77777777" w:rsidR="00B23116" w:rsidRDefault="00B23116">
      <w:r>
        <w:separator/>
      </w:r>
    </w:p>
  </w:footnote>
  <w:footnote w:type="continuationSeparator" w:id="0">
    <w:p w14:paraId="7B0EFFA2" w14:textId="77777777" w:rsidR="00B23116" w:rsidRDefault="00B231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D0FA977"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1174A" w:rsidRPr="000F243E">
      <w:rPr>
        <w:rFonts w:ascii="Arial" w:hAnsi="Arial" w:cs="Arial"/>
        <w:sz w:val="22"/>
        <w:szCs w:val="22"/>
      </w:rPr>
      <w:t>Oyster Reef Rugosity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15A0C"/>
    <w:multiLevelType w:val="hybridMultilevel"/>
    <w:tmpl w:val="74E610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5"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63B2"/>
    <w:multiLevelType w:val="hybridMultilevel"/>
    <w:tmpl w:val="7D76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8" w15:restartNumberingAfterBreak="0">
    <w:nsid w:val="29167669"/>
    <w:multiLevelType w:val="hybridMultilevel"/>
    <w:tmpl w:val="C802A9E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abstractNum w:abstractNumId="11"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78A117C1"/>
    <w:multiLevelType w:val="hybridMultilevel"/>
    <w:tmpl w:val="FEA23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
  </w:num>
  <w:num w:numId="6">
    <w:abstractNumId w:val="4"/>
  </w:num>
  <w:num w:numId="7">
    <w:abstractNumId w:val="5"/>
  </w:num>
  <w:num w:numId="8">
    <w:abstractNumId w:val="10"/>
  </w:num>
  <w:num w:numId="9">
    <w:abstractNumId w:val="7"/>
  </w:num>
  <w:num w:numId="10">
    <w:abstractNumId w:val="8"/>
  </w:num>
  <w:num w:numId="11">
    <w:abstractNumId w:val="2"/>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74A"/>
    <w:rsid w:val="00011C8B"/>
    <w:rsid w:val="00015DA8"/>
    <w:rsid w:val="000E38CD"/>
    <w:rsid w:val="000F243E"/>
    <w:rsid w:val="0013479D"/>
    <w:rsid w:val="00160328"/>
    <w:rsid w:val="00161C34"/>
    <w:rsid w:val="001D7CD6"/>
    <w:rsid w:val="00287C9D"/>
    <w:rsid w:val="002C56F7"/>
    <w:rsid w:val="00326CE5"/>
    <w:rsid w:val="0035444E"/>
    <w:rsid w:val="003E0990"/>
    <w:rsid w:val="004103B9"/>
    <w:rsid w:val="004D0EE1"/>
    <w:rsid w:val="004E29B3"/>
    <w:rsid w:val="0057112C"/>
    <w:rsid w:val="00590D07"/>
    <w:rsid w:val="005E0228"/>
    <w:rsid w:val="005E5739"/>
    <w:rsid w:val="006930CF"/>
    <w:rsid w:val="006E6934"/>
    <w:rsid w:val="0072534C"/>
    <w:rsid w:val="00784D58"/>
    <w:rsid w:val="008459F2"/>
    <w:rsid w:val="00894B57"/>
    <w:rsid w:val="008B2ED3"/>
    <w:rsid w:val="008D6863"/>
    <w:rsid w:val="008E1D44"/>
    <w:rsid w:val="00936F17"/>
    <w:rsid w:val="0097352D"/>
    <w:rsid w:val="00A2348E"/>
    <w:rsid w:val="00A374FC"/>
    <w:rsid w:val="00AD2F3B"/>
    <w:rsid w:val="00AF29EB"/>
    <w:rsid w:val="00B23116"/>
    <w:rsid w:val="00B2323C"/>
    <w:rsid w:val="00B42B99"/>
    <w:rsid w:val="00B644F1"/>
    <w:rsid w:val="00B86B75"/>
    <w:rsid w:val="00BC48D5"/>
    <w:rsid w:val="00BE052F"/>
    <w:rsid w:val="00C36279"/>
    <w:rsid w:val="00C76B8F"/>
    <w:rsid w:val="00C87665"/>
    <w:rsid w:val="00E21340"/>
    <w:rsid w:val="00E315A3"/>
    <w:rsid w:val="00E8602A"/>
    <w:rsid w:val="00EF5629"/>
    <w:rsid w:val="00F61A9C"/>
    <w:rsid w:val="00F75978"/>
    <w:rsid w:val="00F8763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F61A9C"/>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36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25573/serc.14714328" TargetMode="External"/><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gif"/><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marinegeo-protocols@si.edu"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https://marinegeo.github.io/data-submission" TargetMode="External"/><Relationship Id="rId10" Type="http://schemas.openxmlformats.org/officeDocument/2006/relationships/hyperlink" Target="https://doi.org/10.25573/serc.14714328"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25573/serc.14714328"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3</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25</cp:revision>
  <dcterms:created xsi:type="dcterms:W3CDTF">2020-10-28T20:51:00Z</dcterms:created>
  <dcterms:modified xsi:type="dcterms:W3CDTF">2021-07-05T13:36:00Z</dcterms:modified>
</cp:coreProperties>
</file>